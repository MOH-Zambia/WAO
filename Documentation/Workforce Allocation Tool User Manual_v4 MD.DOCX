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0A0DD" w14:textId="77777777" w:rsidR="00C114A4" w:rsidRDefault="00E8769D">
      <w:pPr>
        <w:pBdr>
          <w:top w:val="nil"/>
          <w:left w:val="nil"/>
          <w:bottom w:val="nil"/>
          <w:right w:val="nil"/>
          <w:between w:val="nil"/>
        </w:pBdr>
        <w:spacing w:after="0" w:line="240" w:lineRule="auto"/>
        <w:rPr>
          <w:rFonts w:ascii="Cambria" w:eastAsia="Cambria" w:hAnsi="Cambria" w:cs="Cambria"/>
          <w:color w:val="000000"/>
          <w:sz w:val="72"/>
          <w:szCs w:val="72"/>
        </w:rPr>
      </w:pPr>
      <w:r>
        <w:rPr>
          <w:noProof/>
          <w:lang w:val="en-ZA" w:eastAsia="en-ZA"/>
        </w:rPr>
        <mc:AlternateContent>
          <mc:Choice Requires="wps">
            <w:drawing>
              <wp:anchor distT="0" distB="0" distL="114300" distR="114300" simplePos="0" relativeHeight="251658240" behindDoc="0" locked="0" layoutInCell="1" hidden="0" allowOverlap="1" wp14:anchorId="431A2D73" wp14:editId="5E4E6985">
                <wp:simplePos x="0" y="0"/>
                <wp:positionH relativeFrom="margin">
                  <wp:posOffset>-914399</wp:posOffset>
                </wp:positionH>
                <wp:positionV relativeFrom="paragraph">
                  <wp:posOffset>-914399</wp:posOffset>
                </wp:positionV>
                <wp:extent cx="7930515" cy="815975"/>
                <wp:effectExtent l="0" t="0" r="0" b="0"/>
                <wp:wrapNone/>
                <wp:docPr id="2" name="Rectangle 2"/>
                <wp:cNvGraphicFramePr/>
                <a:graphic xmlns:a="http://schemas.openxmlformats.org/drawingml/2006/main">
                  <a:graphicData uri="http://schemas.microsoft.com/office/word/2010/wordprocessingShape">
                    <wps:wsp>
                      <wps:cNvSpPr/>
                      <wps:spPr>
                        <a:xfrm>
                          <a:off x="1265490" y="3371060"/>
                          <a:ext cx="8161020" cy="817880"/>
                        </a:xfrm>
                        <a:prstGeom prst="rect">
                          <a:avLst/>
                        </a:prstGeom>
                        <a:solidFill>
                          <a:srgbClr val="4BACC6"/>
                        </a:solidFill>
                        <a:ln w="9525" cap="flat" cmpd="sng">
                          <a:solidFill>
                            <a:srgbClr val="4F81BD"/>
                          </a:solidFill>
                          <a:prstDash val="solid"/>
                          <a:miter lim="800000"/>
                          <a:headEnd type="none" w="sm" len="sm"/>
                          <a:tailEnd type="none" w="sm" len="sm"/>
                        </a:ln>
                      </wps:spPr>
                      <wps:txbx>
                        <w:txbxContent>
                          <w:p w14:paraId="10B825B9" w14:textId="77777777" w:rsidR="00AE74A3" w:rsidRDefault="00AE74A3">
                            <w:pPr>
                              <w:spacing w:after="0" w:line="240" w:lineRule="auto"/>
                              <w:textDirection w:val="btLr"/>
                            </w:pPr>
                          </w:p>
                        </w:txbxContent>
                      </wps:txbx>
                      <wps:bodyPr spcFirstLastPara="1" wrap="square" lIns="91425" tIns="91425" rIns="91425" bIns="91425" anchor="ctr" anchorCtr="0"/>
                    </wps:wsp>
                  </a:graphicData>
                </a:graphic>
              </wp:anchor>
            </w:drawing>
          </mc:Choice>
          <mc:Fallback>
            <w:pict>
              <v:rect w14:anchorId="431A2D73" id="Rectangle 2" o:spid="_x0000_s1026" style="position:absolute;margin-left:-1in;margin-top:-1in;width:624.45pt;height:64.25pt;z-index:2516582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" fillcolor="#4bacc6" strokecolor="#4f81bd">
                <v:stroke startarrowwidth="narrow" startarrowlength="short" endarrowwidth="narrow" endarrowlength="short"/>
                <v:textbox inset="2.53958mm,2.53958mm,2.53958mm,2.53958mm">
                  <w:txbxContent>
                    <w:p w14:paraId="10B825B9" w14:textId="77777777" w:rsidR="00AE74A3" w:rsidRDefault="00AE74A3">
                      <w:pPr>
                        <w:spacing w:after="0" w:line="240" w:lineRule="auto"/>
                        <w:textDirection w:val="btLr"/>
                      </w:pPr>
                    </w:p>
                  </w:txbxContent>
                </v:textbox>
                <w10:wrap anchorx="margin"/>
              </v:rect>
            </w:pict>
          </mc:Fallback>
        </mc:AlternateContent>
      </w:r>
      <w:r>
        <w:rPr>
          <w:noProof/>
          <w:lang w:val="en-ZA" w:eastAsia="en-ZA"/>
        </w:rPr>
        <mc:AlternateContent>
          <mc:Choice Requires="wps">
            <w:drawing>
              <wp:anchor distT="0" distB="0" distL="114300" distR="114300" simplePos="0" relativeHeight="251659264" behindDoc="0" locked="0" layoutInCell="1" hidden="0" allowOverlap="1" wp14:anchorId="0132FDDE" wp14:editId="1C41EC5E">
                <wp:simplePos x="0" y="0"/>
                <wp:positionH relativeFrom="margin">
                  <wp:posOffset>-622299</wp:posOffset>
                </wp:positionH>
                <wp:positionV relativeFrom="paragraph">
                  <wp:posOffset>-1168399</wp:posOffset>
                </wp:positionV>
                <wp:extent cx="100330" cy="10565765"/>
                <wp:effectExtent l="0" t="0" r="0" b="0"/>
                <wp:wrapNone/>
                <wp:docPr id="1" name="Rectangle 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4F81BD"/>
                          </a:solidFill>
                          <a:prstDash val="solid"/>
                          <a:miter lim="800000"/>
                          <a:headEnd type="none" w="sm" len="sm"/>
                          <a:tailEnd type="none" w="sm" len="sm"/>
                        </a:ln>
                      </wps:spPr>
                      <wps:txbx>
                        <w:txbxContent>
                          <w:p w14:paraId="265184EE" w14:textId="77777777" w:rsidR="00AE74A3" w:rsidRDefault="00AE74A3">
                            <w:pPr>
                              <w:spacing w:after="0" w:line="240" w:lineRule="auto"/>
                              <w:textDirection w:val="btLr"/>
                            </w:pPr>
                          </w:p>
                        </w:txbxContent>
                      </wps:txbx>
                      <wps:bodyPr spcFirstLastPara="1" wrap="square" lIns="91425" tIns="91425" rIns="91425" bIns="91425" anchor="ctr" anchorCtr="0"/>
                    </wps:wsp>
                  </a:graphicData>
                </a:graphic>
              </wp:anchor>
            </w:drawing>
          </mc:Choice>
          <mc:Fallback>
            <w:pict>
              <v:rect w14:anchorId="0132FDDE" id="Rectangle 1" o:spid="_x0000_s1027" style="position:absolute;margin-left:-49pt;margin-top:-92pt;width:7.9pt;height:831.9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" strokecolor="#4f81bd">
                <v:stroke startarrowwidth="narrow" startarrowlength="short" endarrowwidth="narrow" endarrowlength="short"/>
                <v:textbox inset="2.53958mm,2.53958mm,2.53958mm,2.53958mm">
                  <w:txbxContent>
                    <w:p w14:paraId="265184EE" w14:textId="77777777" w:rsidR="00AE74A3" w:rsidRDefault="00AE74A3">
                      <w:pPr>
                        <w:spacing w:after="0" w:line="240" w:lineRule="auto"/>
                        <w:textDirection w:val="btLr"/>
                      </w:pPr>
                    </w:p>
                  </w:txbxContent>
                </v:textbox>
                <w10:wrap anchorx="margin"/>
              </v:rect>
            </w:pict>
          </mc:Fallback>
        </mc:AlternateContent>
      </w:r>
      <w:r>
        <w:rPr>
          <w:noProof/>
          <w:lang w:val="en-ZA" w:eastAsia="en-ZA"/>
        </w:rPr>
        <mc:AlternateContent>
          <mc:Choice Requires="wps">
            <w:drawing>
              <wp:anchor distT="0" distB="0" distL="114300" distR="114300" simplePos="0" relativeHeight="251660288" behindDoc="0" locked="0" layoutInCell="1" hidden="0" allowOverlap="1" wp14:anchorId="281586E7" wp14:editId="5CE50619">
                <wp:simplePos x="0" y="0"/>
                <wp:positionH relativeFrom="margin">
                  <wp:posOffset>6451600</wp:posOffset>
                </wp:positionH>
                <wp:positionV relativeFrom="paragraph">
                  <wp:posOffset>-1168399</wp:posOffset>
                </wp:positionV>
                <wp:extent cx="100330" cy="10565765"/>
                <wp:effectExtent l="0" t="0" r="0" b="0"/>
                <wp:wrapNone/>
                <wp:docPr id="4" name="Rectangle 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4F81BD"/>
                          </a:solidFill>
                          <a:prstDash val="solid"/>
                          <a:miter lim="800000"/>
                          <a:headEnd type="none" w="sm" len="sm"/>
                          <a:tailEnd type="none" w="sm" len="sm"/>
                        </a:ln>
                      </wps:spPr>
                      <wps:txbx>
                        <w:txbxContent>
                          <w:p w14:paraId="6EE1DDDC" w14:textId="77777777" w:rsidR="00AE74A3" w:rsidRDefault="00AE74A3">
                            <w:pPr>
                              <w:spacing w:after="0" w:line="240" w:lineRule="auto"/>
                              <w:textDirection w:val="btLr"/>
                            </w:pPr>
                          </w:p>
                        </w:txbxContent>
                      </wps:txbx>
                      <wps:bodyPr spcFirstLastPara="1" wrap="square" lIns="91425" tIns="91425" rIns="91425" bIns="91425" anchor="ctr" anchorCtr="0"/>
                    </wps:wsp>
                  </a:graphicData>
                </a:graphic>
              </wp:anchor>
            </w:drawing>
          </mc:Choice>
          <mc:Fallback>
            <w:pict>
              <v:rect w14:anchorId="281586E7" id="Rectangle 4" o:spid="_x0000_s1028" style="position:absolute;margin-left:508pt;margin-top:-92pt;width:7.9pt;height:831.9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" strokecolor="#4f81bd">
                <v:stroke startarrowwidth="narrow" startarrowlength="short" endarrowwidth="narrow" endarrowlength="short"/>
                <v:textbox inset="2.53958mm,2.53958mm,2.53958mm,2.53958mm">
                  <w:txbxContent>
                    <w:p w14:paraId="6EE1DDDC" w14:textId="77777777" w:rsidR="00AE74A3" w:rsidRDefault="00AE74A3">
                      <w:pPr>
                        <w:spacing w:after="0" w:line="240" w:lineRule="auto"/>
                        <w:textDirection w:val="btLr"/>
                      </w:pPr>
                    </w:p>
                  </w:txbxContent>
                </v:textbox>
                <w10:wrap anchorx="margin"/>
              </v:rect>
            </w:pict>
          </mc:Fallback>
        </mc:AlternateContent>
      </w:r>
      <w:r>
        <w:rPr>
          <w:noProof/>
          <w:lang w:val="en-ZA" w:eastAsia="en-ZA"/>
        </w:rPr>
        <mc:AlternateContent>
          <mc:Choice Requires="wps">
            <w:drawing>
              <wp:anchor distT="0" distB="0" distL="114300" distR="114300" simplePos="0" relativeHeight="251661312" behindDoc="0" locked="0" layoutInCell="1" hidden="0" allowOverlap="1" wp14:anchorId="5927DBCA" wp14:editId="6927A959">
                <wp:simplePos x="0" y="0"/>
                <wp:positionH relativeFrom="margin">
                  <wp:posOffset>-1104899</wp:posOffset>
                </wp:positionH>
                <wp:positionV relativeFrom="paragraph">
                  <wp:posOffset>-914399</wp:posOffset>
                </wp:positionV>
                <wp:extent cx="8170545" cy="832485"/>
                <wp:effectExtent l="0" t="0" r="0" b="0"/>
                <wp:wrapNone/>
                <wp:docPr id="3" name="Rectangle 3"/>
                <wp:cNvGraphicFramePr/>
                <a:graphic xmlns:a="http://schemas.openxmlformats.org/drawingml/2006/main">
                  <a:graphicData uri="http://schemas.microsoft.com/office/word/2010/wordprocessingShape">
                    <wps:wsp>
                      <wps:cNvSpPr/>
                      <wps:spPr>
                        <a:xfrm>
                          <a:off x="1265490" y="3368520"/>
                          <a:ext cx="8161020" cy="822960"/>
                        </a:xfrm>
                        <a:prstGeom prst="rect">
                          <a:avLst/>
                        </a:prstGeom>
                        <a:solidFill>
                          <a:srgbClr val="4BACC6"/>
                        </a:solidFill>
                        <a:ln w="9525" cap="flat" cmpd="sng">
                          <a:solidFill>
                            <a:srgbClr val="4F81BD"/>
                          </a:solidFill>
                          <a:prstDash val="solid"/>
                          <a:miter lim="800000"/>
                          <a:headEnd type="none" w="sm" len="sm"/>
                          <a:tailEnd type="none" w="sm" len="sm"/>
                        </a:ln>
                      </wps:spPr>
                      <wps:txbx>
                        <w:txbxContent>
                          <w:p w14:paraId="7D0EFD3B" w14:textId="77777777" w:rsidR="00AE74A3" w:rsidRDefault="00AE74A3">
                            <w:pPr>
                              <w:spacing w:after="0" w:line="240" w:lineRule="auto"/>
                              <w:textDirection w:val="btLr"/>
                            </w:pPr>
                          </w:p>
                        </w:txbxContent>
                      </wps:txbx>
                      <wps:bodyPr spcFirstLastPara="1" wrap="square" lIns="91425" tIns="91425" rIns="91425" bIns="91425" anchor="ctr" anchorCtr="0"/>
                    </wps:wsp>
                  </a:graphicData>
                </a:graphic>
              </wp:anchor>
            </w:drawing>
          </mc:Choice>
          <mc:Fallback>
            <w:pict>
              <v:rect w14:anchorId="5927DBCA" id="Rectangle 3" o:spid="_x0000_s1029" style="position:absolute;margin-left:-87pt;margin-top:-1in;width:643.35pt;height:65.5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" fillcolor="#4bacc6" strokecolor="#4f81bd">
                <v:stroke startarrowwidth="narrow" startarrowlength="short" endarrowwidth="narrow" endarrowlength="short"/>
                <v:textbox inset="2.53958mm,2.53958mm,2.53958mm,2.53958mm">
                  <w:txbxContent>
                    <w:p w14:paraId="7D0EFD3B" w14:textId="77777777" w:rsidR="00AE74A3" w:rsidRDefault="00AE74A3">
                      <w:pPr>
                        <w:spacing w:after="0" w:line="240" w:lineRule="auto"/>
                        <w:textDirection w:val="btLr"/>
                      </w:pPr>
                    </w:p>
                  </w:txbxContent>
                </v:textbox>
                <w10:wrap anchorx="margin"/>
              </v:rect>
            </w:pict>
          </mc:Fallback>
        </mc:AlternateContent>
      </w:r>
    </w:p>
    <w:p w14:paraId="51082F20" w14:textId="77777777" w:rsidR="00C114A4" w:rsidRDefault="00E8769D">
      <w:pPr>
        <w:pBdr>
          <w:top w:val="nil"/>
          <w:left w:val="nil"/>
          <w:bottom w:val="nil"/>
          <w:right w:val="nil"/>
          <w:between w:val="nil"/>
        </w:pBdr>
        <w:spacing w:after="0" w:line="240" w:lineRule="auto"/>
        <w:rPr>
          <w:rFonts w:ascii="Cambria" w:eastAsia="Cambria" w:hAnsi="Cambria" w:cs="Cambria"/>
          <w:color w:val="000000"/>
          <w:sz w:val="52"/>
          <w:szCs w:val="52"/>
        </w:rPr>
      </w:pPr>
      <w:r>
        <w:rPr>
          <w:rFonts w:ascii="Cambria" w:eastAsia="Cambria" w:hAnsi="Cambria" w:cs="Cambria"/>
          <w:color w:val="000000"/>
          <w:sz w:val="52"/>
          <w:szCs w:val="52"/>
        </w:rPr>
        <w:t>Workforce Allocation Optimization (WAO) Tool</w:t>
      </w:r>
    </w:p>
    <w:p w14:paraId="4204CDBE" w14:textId="77777777" w:rsidR="00C114A4" w:rsidRDefault="00E8769D">
      <w:pPr>
        <w:pBdr>
          <w:top w:val="nil"/>
          <w:left w:val="nil"/>
          <w:bottom w:val="nil"/>
          <w:right w:val="nil"/>
          <w:between w:val="nil"/>
        </w:pBdr>
        <w:spacing w:after="0" w:line="240" w:lineRule="auto"/>
        <w:rPr>
          <w:rFonts w:ascii="Cambria" w:eastAsia="Cambria" w:hAnsi="Cambria" w:cs="Cambria"/>
          <w:color w:val="000000"/>
          <w:sz w:val="44"/>
          <w:szCs w:val="44"/>
        </w:rPr>
      </w:pPr>
      <w:r>
        <w:rPr>
          <w:color w:val="000000"/>
          <w:sz w:val="44"/>
          <w:szCs w:val="44"/>
        </w:rPr>
        <w:t>User Manual</w:t>
      </w:r>
    </w:p>
    <w:p w14:paraId="4D55DA2C" w14:textId="77777777" w:rsidR="00C114A4" w:rsidRDefault="00C114A4">
      <w:pPr>
        <w:pBdr>
          <w:top w:val="nil"/>
          <w:left w:val="nil"/>
          <w:bottom w:val="nil"/>
          <w:right w:val="nil"/>
          <w:between w:val="nil"/>
        </w:pBdr>
        <w:spacing w:after="0" w:line="240" w:lineRule="auto"/>
        <w:rPr>
          <w:rFonts w:ascii="Cambria" w:eastAsia="Cambria" w:hAnsi="Cambria" w:cs="Cambria"/>
          <w:color w:val="000000"/>
          <w:sz w:val="36"/>
          <w:szCs w:val="36"/>
        </w:rPr>
      </w:pPr>
    </w:p>
    <w:p w14:paraId="719FB641" w14:textId="77777777" w:rsidR="00C114A4" w:rsidRDefault="00C114A4">
      <w:pPr>
        <w:pBdr>
          <w:top w:val="nil"/>
          <w:left w:val="nil"/>
          <w:bottom w:val="nil"/>
          <w:right w:val="nil"/>
          <w:between w:val="nil"/>
        </w:pBdr>
        <w:spacing w:after="0" w:line="240" w:lineRule="auto"/>
        <w:rPr>
          <w:rFonts w:ascii="Cambria" w:eastAsia="Cambria" w:hAnsi="Cambria" w:cs="Cambria"/>
          <w:color w:val="000000"/>
          <w:sz w:val="36"/>
          <w:szCs w:val="36"/>
        </w:rPr>
      </w:pPr>
    </w:p>
    <w:p w14:paraId="171FC783" w14:textId="77777777" w:rsidR="00C114A4" w:rsidRDefault="00E8769D">
      <w:pPr>
        <w:pBdr>
          <w:top w:val="nil"/>
          <w:left w:val="nil"/>
          <w:bottom w:val="nil"/>
          <w:right w:val="nil"/>
          <w:between w:val="nil"/>
        </w:pBdr>
        <w:spacing w:after="0" w:line="240" w:lineRule="auto"/>
        <w:rPr>
          <w:color w:val="000000"/>
          <w:sz w:val="24"/>
          <w:szCs w:val="24"/>
        </w:rPr>
      </w:pPr>
      <w:r>
        <w:rPr>
          <w:color w:val="000000"/>
          <w:sz w:val="24"/>
          <w:szCs w:val="24"/>
        </w:rPr>
        <w:t>2018</w:t>
      </w:r>
    </w:p>
    <w:p w14:paraId="3935B5A5" w14:textId="77777777" w:rsidR="00C114A4" w:rsidRDefault="00E8769D">
      <w:pPr>
        <w:pBdr>
          <w:top w:val="nil"/>
          <w:left w:val="nil"/>
          <w:bottom w:val="nil"/>
          <w:right w:val="nil"/>
          <w:between w:val="nil"/>
        </w:pBdr>
        <w:spacing w:after="0" w:line="240" w:lineRule="auto"/>
        <w:rPr>
          <w:color w:val="000000"/>
        </w:rPr>
      </w:pPr>
      <w:r>
        <w:rPr>
          <w:color w:val="000000"/>
        </w:rPr>
        <w:t>Public Health Informatics Institute / HITRAC</w:t>
      </w:r>
    </w:p>
    <w:p w14:paraId="5C86589A" w14:textId="77777777" w:rsidR="00C114A4" w:rsidRDefault="00C114A4">
      <w:pPr>
        <w:pBdr>
          <w:top w:val="nil"/>
          <w:left w:val="nil"/>
          <w:bottom w:val="nil"/>
          <w:right w:val="nil"/>
          <w:between w:val="nil"/>
        </w:pBdr>
        <w:spacing w:after="0" w:line="240" w:lineRule="auto"/>
        <w:rPr>
          <w:color w:val="000000"/>
        </w:rPr>
      </w:pPr>
    </w:p>
    <w:p w14:paraId="2901E7BC" w14:textId="77777777" w:rsidR="00C114A4" w:rsidRDefault="00C114A4">
      <w:pPr>
        <w:pBdr>
          <w:top w:val="nil"/>
          <w:left w:val="nil"/>
          <w:bottom w:val="nil"/>
          <w:right w:val="nil"/>
          <w:between w:val="nil"/>
        </w:pBdr>
        <w:spacing w:after="0" w:line="240" w:lineRule="auto"/>
        <w:rPr>
          <w:color w:val="000000"/>
        </w:rPr>
      </w:pPr>
    </w:p>
    <w:p w14:paraId="4923DE54" w14:textId="77777777" w:rsidR="00C114A4" w:rsidRDefault="00C114A4">
      <w:pPr>
        <w:pBdr>
          <w:top w:val="nil"/>
          <w:left w:val="nil"/>
          <w:bottom w:val="nil"/>
          <w:right w:val="nil"/>
          <w:between w:val="nil"/>
        </w:pBdr>
        <w:spacing w:after="0" w:line="240" w:lineRule="auto"/>
        <w:rPr>
          <w:color w:val="000000"/>
        </w:rPr>
      </w:pPr>
    </w:p>
    <w:p w14:paraId="00151DDA" w14:textId="77777777" w:rsidR="00C114A4" w:rsidRDefault="00C114A4">
      <w:pPr>
        <w:pBdr>
          <w:top w:val="nil"/>
          <w:left w:val="nil"/>
          <w:bottom w:val="nil"/>
          <w:right w:val="nil"/>
          <w:between w:val="nil"/>
        </w:pBdr>
        <w:spacing w:after="0" w:line="240" w:lineRule="auto"/>
        <w:rPr>
          <w:color w:val="000000"/>
        </w:rPr>
      </w:pPr>
    </w:p>
    <w:p w14:paraId="4526E5CC" w14:textId="77777777" w:rsidR="00C114A4" w:rsidRDefault="00C114A4"/>
    <w:p w14:paraId="004AA665" w14:textId="77777777" w:rsidR="00C114A4" w:rsidRDefault="00E8769D">
      <w:pPr>
        <w:pStyle w:val="Heading2"/>
        <w:rPr>
          <w:color w:val="000000"/>
        </w:rPr>
      </w:pPr>
      <w:r>
        <w:br w:type="page"/>
      </w:r>
      <w:bookmarkStart w:id="0" w:name="_Toc514839472"/>
      <w:r>
        <w:rPr>
          <w:color w:val="000000"/>
        </w:rPr>
        <w:lastRenderedPageBreak/>
        <w:t>Document Log</w:t>
      </w:r>
      <w:bookmarkEnd w:id="0"/>
    </w:p>
    <w:tbl>
      <w:tblPr>
        <w:tblStyle w:val="a"/>
        <w:tblW w:w="8975" w:type="dxa"/>
        <w:tblInd w:w="-176" w:type="dxa"/>
        <w:tblBorders>
          <w:top w:val="single" w:sz="24" w:space="0" w:color="000080"/>
          <w:left w:val="nil"/>
          <w:bottom w:val="nil"/>
          <w:right w:val="nil"/>
          <w:insideH w:val="nil"/>
          <w:insideV w:val="nil"/>
        </w:tblBorders>
        <w:tblLayout w:type="fixed"/>
        <w:tblLook w:val="0000" w:firstRow="0" w:lastRow="0" w:firstColumn="0" w:lastColumn="0" w:noHBand="0" w:noVBand="0"/>
      </w:tblPr>
      <w:tblGrid>
        <w:gridCol w:w="2874"/>
        <w:gridCol w:w="6101"/>
      </w:tblGrid>
      <w:tr w:rsidR="00C114A4" w14:paraId="6827F461" w14:textId="77777777">
        <w:trPr>
          <w:trHeight w:val="400"/>
        </w:trPr>
        <w:tc>
          <w:tcPr>
            <w:tcW w:w="2874" w:type="dxa"/>
            <w:tcBorders>
              <w:top w:val="single" w:sz="24" w:space="0" w:color="000080"/>
            </w:tcBorders>
            <w:shd w:val="clear" w:color="auto" w:fill="FFFFFF"/>
            <w:vAlign w:val="center"/>
          </w:tcPr>
          <w:p w14:paraId="4ADE254A" w14:textId="77777777" w:rsidR="00C114A4" w:rsidRDefault="00E8769D">
            <w:pPr>
              <w:widowControl w:val="0"/>
              <w:pBdr>
                <w:top w:val="nil"/>
                <w:left w:val="nil"/>
                <w:bottom w:val="nil"/>
                <w:right w:val="nil"/>
                <w:between w:val="nil"/>
              </w:pBdr>
              <w:tabs>
                <w:tab w:val="left" w:pos="709"/>
              </w:tabs>
              <w:spacing w:before="120" w:after="120" w:line="276" w:lineRule="auto"/>
              <w:rPr>
                <w:color w:val="00000A"/>
                <w:sz w:val="28"/>
                <w:szCs w:val="28"/>
              </w:rPr>
            </w:pPr>
            <w:r>
              <w:rPr>
                <w:color w:val="00000A"/>
                <w:sz w:val="28"/>
                <w:szCs w:val="28"/>
              </w:rPr>
              <w:t>Last Modified</w:t>
            </w:r>
          </w:p>
        </w:tc>
        <w:tc>
          <w:tcPr>
            <w:tcW w:w="6101" w:type="dxa"/>
            <w:tcBorders>
              <w:top w:val="single" w:sz="24" w:space="0" w:color="000080"/>
            </w:tcBorders>
            <w:shd w:val="clear" w:color="auto" w:fill="FFFFFF"/>
            <w:vAlign w:val="center"/>
          </w:tcPr>
          <w:p w14:paraId="4749755B" w14:textId="5E616EB8" w:rsidR="00C114A4" w:rsidRDefault="00FD4CC7">
            <w:pPr>
              <w:widowControl w:val="0"/>
              <w:pBdr>
                <w:top w:val="nil"/>
                <w:left w:val="nil"/>
                <w:bottom w:val="nil"/>
                <w:right w:val="nil"/>
                <w:between w:val="nil"/>
              </w:pBdr>
              <w:tabs>
                <w:tab w:val="left" w:pos="709"/>
              </w:tabs>
              <w:spacing w:after="200" w:line="276" w:lineRule="auto"/>
              <w:rPr>
                <w:color w:val="00000A"/>
                <w:sz w:val="28"/>
                <w:szCs w:val="28"/>
              </w:rPr>
            </w:pPr>
            <w:ins w:id="1" w:author="Morris Baradza" w:date="2018-05-21T14:37:00Z">
              <w:r>
                <w:rPr>
                  <w:color w:val="00000A"/>
                  <w:sz w:val="28"/>
                  <w:szCs w:val="28"/>
                </w:rPr>
                <w:t>21</w:t>
              </w:r>
            </w:ins>
            <w:del w:id="2" w:author="Morris Baradza" w:date="2018-05-21T14:37:00Z">
              <w:r w:rsidR="00E8769D" w:rsidDel="00FD4CC7">
                <w:rPr>
                  <w:color w:val="00000A"/>
                  <w:sz w:val="28"/>
                  <w:szCs w:val="28"/>
                </w:rPr>
                <w:delText>0</w:delText>
              </w:r>
            </w:del>
            <w:del w:id="3" w:author="Morris Baradza" w:date="2018-05-21T14:22:00Z">
              <w:r w:rsidR="00E8769D" w:rsidDel="00EC329A">
                <w:rPr>
                  <w:color w:val="00000A"/>
                  <w:sz w:val="28"/>
                  <w:szCs w:val="28"/>
                </w:rPr>
                <w:delText>4</w:delText>
              </w:r>
            </w:del>
            <w:r w:rsidR="00E8769D">
              <w:rPr>
                <w:color w:val="00000A"/>
                <w:sz w:val="28"/>
                <w:szCs w:val="28"/>
              </w:rPr>
              <w:t>/</w:t>
            </w:r>
            <w:ins w:id="4" w:author="Morris Baradza" w:date="2018-05-21T14:37:00Z">
              <w:r>
                <w:rPr>
                  <w:color w:val="00000A"/>
                  <w:sz w:val="28"/>
                  <w:szCs w:val="28"/>
                </w:rPr>
                <w:t>05</w:t>
              </w:r>
            </w:ins>
            <w:del w:id="5" w:author="Morris Baradza" w:date="2018-05-21T14:37:00Z">
              <w:r w:rsidR="00E8769D" w:rsidDel="00FD4CC7">
                <w:rPr>
                  <w:color w:val="00000A"/>
                  <w:sz w:val="28"/>
                  <w:szCs w:val="28"/>
                </w:rPr>
                <w:delText>11</w:delText>
              </w:r>
            </w:del>
            <w:r w:rsidR="00E8769D">
              <w:rPr>
                <w:color w:val="00000A"/>
                <w:sz w:val="28"/>
                <w:szCs w:val="28"/>
              </w:rPr>
              <w:t>/2018</w:t>
            </w:r>
          </w:p>
        </w:tc>
      </w:tr>
      <w:tr w:rsidR="00C114A4" w14:paraId="07071758" w14:textId="77777777">
        <w:trPr>
          <w:trHeight w:val="400"/>
        </w:trPr>
        <w:tc>
          <w:tcPr>
            <w:tcW w:w="2874" w:type="dxa"/>
            <w:shd w:val="clear" w:color="auto" w:fill="FFFFFF"/>
            <w:vAlign w:val="center"/>
          </w:tcPr>
          <w:p w14:paraId="5FD722A6" w14:textId="77777777" w:rsidR="00C114A4" w:rsidRDefault="00E8769D">
            <w:pPr>
              <w:widowControl w:val="0"/>
              <w:pBdr>
                <w:top w:val="nil"/>
                <w:left w:val="nil"/>
                <w:bottom w:val="nil"/>
                <w:right w:val="nil"/>
                <w:between w:val="nil"/>
              </w:pBdr>
              <w:tabs>
                <w:tab w:val="left" w:pos="709"/>
              </w:tabs>
              <w:spacing w:before="120" w:after="120" w:line="276" w:lineRule="auto"/>
              <w:rPr>
                <w:color w:val="00000A"/>
                <w:sz w:val="28"/>
                <w:szCs w:val="28"/>
              </w:rPr>
            </w:pPr>
            <w:commentRangeStart w:id="6"/>
            <w:commentRangeStart w:id="7"/>
            <w:r>
              <w:rPr>
                <w:color w:val="00000A"/>
                <w:sz w:val="28"/>
                <w:szCs w:val="28"/>
              </w:rPr>
              <w:t>Version</w:t>
            </w:r>
          </w:p>
        </w:tc>
        <w:tc>
          <w:tcPr>
            <w:tcW w:w="6101" w:type="dxa"/>
            <w:shd w:val="clear" w:color="auto" w:fill="FFFFFF"/>
            <w:vAlign w:val="center"/>
          </w:tcPr>
          <w:p w14:paraId="5B592C58" w14:textId="65EC2079" w:rsidR="00C114A4" w:rsidRDefault="00E8769D" w:rsidP="00C44B21">
            <w:pPr>
              <w:widowControl w:val="0"/>
              <w:pBdr>
                <w:top w:val="nil"/>
                <w:left w:val="nil"/>
                <w:bottom w:val="nil"/>
                <w:right w:val="nil"/>
                <w:between w:val="nil"/>
              </w:pBdr>
              <w:tabs>
                <w:tab w:val="left" w:pos="709"/>
              </w:tabs>
              <w:spacing w:after="200" w:line="276" w:lineRule="auto"/>
              <w:rPr>
                <w:color w:val="00000A"/>
                <w:sz w:val="28"/>
                <w:szCs w:val="28"/>
              </w:rPr>
            </w:pPr>
            <w:del w:id="8" w:author="Morris Baradza" w:date="2018-05-21T14:37:00Z">
              <w:r w:rsidDel="00FD4CC7">
                <w:rPr>
                  <w:color w:val="00000A"/>
                  <w:sz w:val="28"/>
                  <w:szCs w:val="28"/>
                </w:rPr>
                <w:delText>3.0</w:delText>
              </w:r>
            </w:del>
            <w:ins w:id="9" w:author="My Self" w:date="2018-05-16T15:21:00Z">
              <w:del w:id="10" w:author="Morris Baradza" w:date="2018-05-21T14:37:00Z">
                <w:r w:rsidR="00C44B21" w:rsidDel="00FD4CC7">
                  <w:rPr>
                    <w:color w:val="00000A"/>
                    <w:sz w:val="28"/>
                    <w:szCs w:val="28"/>
                  </w:rPr>
                  <w:delText>1</w:delText>
                </w:r>
              </w:del>
            </w:ins>
            <w:commentRangeEnd w:id="6"/>
            <w:ins w:id="11" w:author="My Self" w:date="2018-05-16T15:26:00Z">
              <w:del w:id="12" w:author="Morris Baradza" w:date="2018-05-21T14:37:00Z">
                <w:r w:rsidR="00C44B21" w:rsidDel="00FD4CC7">
                  <w:rPr>
                    <w:rStyle w:val="CommentReference"/>
                  </w:rPr>
                  <w:commentReference w:id="6"/>
                </w:r>
              </w:del>
            </w:ins>
            <w:r w:rsidR="00FD4CC7">
              <w:rPr>
                <w:rStyle w:val="CommentReference"/>
              </w:rPr>
              <w:commentReference w:id="7"/>
            </w:r>
            <w:ins w:id="13" w:author="Morris Baradza" w:date="2018-05-21T14:37:00Z">
              <w:r w:rsidR="00FD4CC7">
                <w:rPr>
                  <w:color w:val="00000A"/>
                  <w:sz w:val="28"/>
                  <w:szCs w:val="28"/>
                </w:rPr>
                <w:t>3.2</w:t>
              </w:r>
            </w:ins>
          </w:p>
        </w:tc>
      </w:tr>
      <w:commentRangeEnd w:id="7"/>
      <w:tr w:rsidR="00C114A4" w14:paraId="77386016" w14:textId="77777777">
        <w:trPr>
          <w:trHeight w:val="400"/>
        </w:trPr>
        <w:tc>
          <w:tcPr>
            <w:tcW w:w="2874" w:type="dxa"/>
            <w:shd w:val="clear" w:color="auto" w:fill="FFFFFF"/>
            <w:vAlign w:val="center"/>
          </w:tcPr>
          <w:p w14:paraId="3617499C" w14:textId="77777777" w:rsidR="00C114A4" w:rsidRDefault="00E8769D">
            <w:pPr>
              <w:widowControl w:val="0"/>
              <w:pBdr>
                <w:top w:val="nil"/>
                <w:left w:val="nil"/>
                <w:bottom w:val="nil"/>
                <w:right w:val="nil"/>
                <w:between w:val="nil"/>
              </w:pBdr>
              <w:tabs>
                <w:tab w:val="left" w:pos="709"/>
              </w:tabs>
              <w:spacing w:before="120" w:after="120" w:line="276" w:lineRule="auto"/>
              <w:rPr>
                <w:color w:val="00000A"/>
                <w:sz w:val="28"/>
                <w:szCs w:val="28"/>
              </w:rPr>
            </w:pPr>
            <w:r>
              <w:rPr>
                <w:color w:val="00000A"/>
                <w:sz w:val="28"/>
                <w:szCs w:val="28"/>
              </w:rPr>
              <w:t>Document Title</w:t>
            </w:r>
          </w:p>
        </w:tc>
        <w:tc>
          <w:tcPr>
            <w:tcW w:w="6101" w:type="dxa"/>
            <w:shd w:val="clear" w:color="auto" w:fill="FFFFFF"/>
            <w:vAlign w:val="center"/>
          </w:tcPr>
          <w:p w14:paraId="366FB9D1" w14:textId="77777777" w:rsidR="00C114A4" w:rsidRDefault="00E8769D">
            <w:pPr>
              <w:widowControl w:val="0"/>
              <w:pBdr>
                <w:top w:val="nil"/>
                <w:left w:val="nil"/>
                <w:bottom w:val="nil"/>
                <w:right w:val="nil"/>
                <w:between w:val="nil"/>
              </w:pBdr>
              <w:tabs>
                <w:tab w:val="left" w:pos="709"/>
              </w:tabs>
              <w:spacing w:after="200" w:line="276" w:lineRule="auto"/>
              <w:rPr>
                <w:color w:val="00000A"/>
                <w:sz w:val="28"/>
                <w:szCs w:val="28"/>
              </w:rPr>
            </w:pPr>
            <w:r>
              <w:rPr>
                <w:color w:val="00000A"/>
                <w:sz w:val="28"/>
                <w:szCs w:val="28"/>
              </w:rPr>
              <w:t>Allocation Tool User Manual</w:t>
            </w:r>
          </w:p>
        </w:tc>
      </w:tr>
      <w:tr w:rsidR="00C114A4" w14:paraId="09C04D7A" w14:textId="77777777">
        <w:trPr>
          <w:trHeight w:val="400"/>
        </w:trPr>
        <w:tc>
          <w:tcPr>
            <w:tcW w:w="2874" w:type="dxa"/>
            <w:shd w:val="clear" w:color="auto" w:fill="FFFFFF"/>
            <w:vAlign w:val="center"/>
          </w:tcPr>
          <w:p w14:paraId="48CB320A" w14:textId="77777777" w:rsidR="00C114A4" w:rsidRDefault="00E8769D">
            <w:pPr>
              <w:pBdr>
                <w:top w:val="nil"/>
                <w:left w:val="nil"/>
                <w:bottom w:val="nil"/>
                <w:right w:val="nil"/>
                <w:between w:val="nil"/>
              </w:pBdr>
              <w:tabs>
                <w:tab w:val="center" w:pos="4680"/>
                <w:tab w:val="right" w:pos="9360"/>
              </w:tabs>
              <w:spacing w:before="120" w:after="120"/>
              <w:rPr>
                <w:color w:val="000000"/>
                <w:sz w:val="28"/>
                <w:szCs w:val="28"/>
              </w:rPr>
            </w:pPr>
            <w:r>
              <w:rPr>
                <w:color w:val="000000"/>
                <w:sz w:val="28"/>
                <w:szCs w:val="28"/>
              </w:rPr>
              <w:t>Author(s)</w:t>
            </w:r>
          </w:p>
        </w:tc>
        <w:tc>
          <w:tcPr>
            <w:tcW w:w="6101" w:type="dxa"/>
            <w:shd w:val="clear" w:color="auto" w:fill="FFFFFF"/>
            <w:vAlign w:val="center"/>
          </w:tcPr>
          <w:p w14:paraId="364B81D3" w14:textId="77777777" w:rsidR="00C114A4" w:rsidRDefault="00E8769D">
            <w:pPr>
              <w:widowControl w:val="0"/>
              <w:pBdr>
                <w:top w:val="nil"/>
                <w:left w:val="nil"/>
                <w:bottom w:val="nil"/>
                <w:right w:val="nil"/>
                <w:between w:val="nil"/>
              </w:pBdr>
              <w:tabs>
                <w:tab w:val="left" w:pos="709"/>
              </w:tabs>
              <w:spacing w:after="200" w:line="276" w:lineRule="auto"/>
              <w:rPr>
                <w:color w:val="00000A"/>
                <w:sz w:val="28"/>
                <w:szCs w:val="28"/>
              </w:rPr>
            </w:pPr>
            <w:proofErr w:type="spellStart"/>
            <w:r>
              <w:rPr>
                <w:color w:val="00000A"/>
                <w:sz w:val="28"/>
                <w:szCs w:val="28"/>
              </w:rPr>
              <w:t>Takunda</w:t>
            </w:r>
            <w:proofErr w:type="spellEnd"/>
            <w:r>
              <w:rPr>
                <w:color w:val="00000A"/>
                <w:sz w:val="28"/>
                <w:szCs w:val="28"/>
              </w:rPr>
              <w:t xml:space="preserve"> </w:t>
            </w:r>
            <w:proofErr w:type="spellStart"/>
            <w:r>
              <w:rPr>
                <w:color w:val="00000A"/>
                <w:sz w:val="28"/>
                <w:szCs w:val="28"/>
              </w:rPr>
              <w:t>Dhlakama</w:t>
            </w:r>
            <w:proofErr w:type="spellEnd"/>
            <w:r>
              <w:rPr>
                <w:color w:val="00000A"/>
                <w:sz w:val="28"/>
                <w:szCs w:val="28"/>
              </w:rPr>
              <w:t xml:space="preserve">, Lynnette </w:t>
            </w:r>
            <w:proofErr w:type="spellStart"/>
            <w:r>
              <w:rPr>
                <w:color w:val="00000A"/>
                <w:sz w:val="28"/>
                <w:szCs w:val="28"/>
              </w:rPr>
              <w:t>Musekiwa</w:t>
            </w:r>
            <w:proofErr w:type="spellEnd"/>
            <w:r>
              <w:rPr>
                <w:color w:val="00000A"/>
                <w:sz w:val="28"/>
                <w:szCs w:val="28"/>
              </w:rPr>
              <w:t xml:space="preserve"> and Morris Baradza</w:t>
            </w:r>
          </w:p>
        </w:tc>
      </w:tr>
      <w:tr w:rsidR="00C114A4" w14:paraId="47ADD15D" w14:textId="77777777">
        <w:trPr>
          <w:trHeight w:val="400"/>
        </w:trPr>
        <w:tc>
          <w:tcPr>
            <w:tcW w:w="2874" w:type="dxa"/>
            <w:shd w:val="clear" w:color="auto" w:fill="FFFFFF"/>
            <w:vAlign w:val="center"/>
          </w:tcPr>
          <w:p w14:paraId="31690249" w14:textId="77777777" w:rsidR="00C114A4" w:rsidRDefault="00E8769D">
            <w:pPr>
              <w:spacing w:before="120" w:after="120" w:line="240" w:lineRule="auto"/>
              <w:rPr>
                <w:sz w:val="28"/>
                <w:szCs w:val="28"/>
              </w:rPr>
            </w:pPr>
            <w:r>
              <w:rPr>
                <w:sz w:val="28"/>
                <w:szCs w:val="28"/>
              </w:rPr>
              <w:t xml:space="preserve">Original Authors </w:t>
            </w:r>
          </w:p>
        </w:tc>
        <w:tc>
          <w:tcPr>
            <w:tcW w:w="6101" w:type="dxa"/>
            <w:shd w:val="clear" w:color="auto" w:fill="FFFFFF"/>
            <w:vAlign w:val="center"/>
          </w:tcPr>
          <w:p w14:paraId="24897081" w14:textId="77777777" w:rsidR="00C114A4" w:rsidRDefault="00E8769D">
            <w:pPr>
              <w:spacing w:before="100" w:after="100" w:line="240" w:lineRule="auto"/>
              <w:rPr>
                <w:sz w:val="28"/>
                <w:szCs w:val="28"/>
              </w:rPr>
            </w:pPr>
            <w:r>
              <w:rPr>
                <w:color w:val="000000"/>
                <w:sz w:val="28"/>
                <w:szCs w:val="28"/>
              </w:rPr>
              <w:t xml:space="preserve">Emily Gooding and Colleen </w:t>
            </w:r>
            <w:proofErr w:type="spellStart"/>
            <w:r>
              <w:rPr>
                <w:color w:val="000000"/>
                <w:sz w:val="28"/>
                <w:szCs w:val="28"/>
              </w:rPr>
              <w:t>Gootee</w:t>
            </w:r>
            <w:proofErr w:type="spellEnd"/>
            <w:r>
              <w:rPr>
                <w:color w:val="000000"/>
                <w:sz w:val="28"/>
                <w:szCs w:val="28"/>
              </w:rPr>
              <w:t xml:space="preserve"> (Georgia Institute of Technology)</w:t>
            </w:r>
          </w:p>
        </w:tc>
      </w:tr>
      <w:tr w:rsidR="00C114A4" w14:paraId="45DB7119" w14:textId="77777777">
        <w:trPr>
          <w:trHeight w:val="400"/>
        </w:trPr>
        <w:tc>
          <w:tcPr>
            <w:tcW w:w="2874" w:type="dxa"/>
            <w:shd w:val="clear" w:color="auto" w:fill="FFFFFF"/>
            <w:vAlign w:val="center"/>
          </w:tcPr>
          <w:p w14:paraId="7245C814" w14:textId="77777777" w:rsidR="00C114A4" w:rsidRDefault="00E8769D">
            <w:pPr>
              <w:pBdr>
                <w:top w:val="nil"/>
                <w:left w:val="nil"/>
                <w:bottom w:val="nil"/>
                <w:right w:val="nil"/>
                <w:between w:val="nil"/>
              </w:pBdr>
              <w:tabs>
                <w:tab w:val="center" w:pos="4680"/>
                <w:tab w:val="right" w:pos="9360"/>
              </w:tabs>
              <w:spacing w:before="120" w:after="120"/>
              <w:rPr>
                <w:color w:val="000000"/>
                <w:sz w:val="28"/>
                <w:szCs w:val="28"/>
              </w:rPr>
            </w:pPr>
            <w:r>
              <w:rPr>
                <w:color w:val="000000"/>
                <w:sz w:val="28"/>
                <w:szCs w:val="28"/>
              </w:rPr>
              <w:t>Document Status</w:t>
            </w:r>
          </w:p>
        </w:tc>
        <w:tc>
          <w:tcPr>
            <w:tcW w:w="6101" w:type="dxa"/>
            <w:shd w:val="clear" w:color="auto" w:fill="FFFFFF"/>
            <w:vAlign w:val="center"/>
          </w:tcPr>
          <w:p w14:paraId="7A19ABA9" w14:textId="63E7ED37" w:rsidR="00C114A4" w:rsidRDefault="00E8769D">
            <w:pPr>
              <w:widowControl w:val="0"/>
              <w:pBdr>
                <w:top w:val="nil"/>
                <w:left w:val="nil"/>
                <w:bottom w:val="nil"/>
                <w:right w:val="nil"/>
                <w:between w:val="nil"/>
              </w:pBdr>
              <w:tabs>
                <w:tab w:val="left" w:pos="709"/>
              </w:tabs>
              <w:spacing w:after="200" w:line="276" w:lineRule="auto"/>
              <w:rPr>
                <w:color w:val="00000A"/>
                <w:sz w:val="28"/>
                <w:szCs w:val="28"/>
              </w:rPr>
            </w:pPr>
            <w:r>
              <w:rPr>
                <w:color w:val="00000A"/>
                <w:sz w:val="28"/>
                <w:szCs w:val="28"/>
              </w:rPr>
              <w:t xml:space="preserve">Draft </w:t>
            </w:r>
            <w:ins w:id="14" w:author="Morris Baradza" w:date="2018-05-21T14:59:00Z">
              <w:r w:rsidR="00374FD9">
                <w:rPr>
                  <w:color w:val="00000A"/>
                  <w:sz w:val="28"/>
                  <w:szCs w:val="28"/>
                </w:rPr>
                <w:t>4</w:t>
              </w:r>
            </w:ins>
            <w:del w:id="15" w:author="Morris Baradza" w:date="2018-05-21T14:59:00Z">
              <w:r w:rsidDel="00374FD9">
                <w:rPr>
                  <w:color w:val="00000A"/>
                  <w:sz w:val="28"/>
                  <w:szCs w:val="28"/>
                </w:rPr>
                <w:delText xml:space="preserve">3 </w:delText>
              </w:r>
            </w:del>
          </w:p>
        </w:tc>
      </w:tr>
      <w:tr w:rsidR="00C114A4" w14:paraId="7169266C" w14:textId="77777777">
        <w:trPr>
          <w:trHeight w:val="80"/>
        </w:trPr>
        <w:tc>
          <w:tcPr>
            <w:tcW w:w="2874" w:type="dxa"/>
            <w:tcBorders>
              <w:bottom w:val="single" w:sz="24" w:space="0" w:color="000080"/>
            </w:tcBorders>
            <w:shd w:val="clear" w:color="auto" w:fill="FFFFFF"/>
            <w:vAlign w:val="center"/>
          </w:tcPr>
          <w:p w14:paraId="0E8EABEB" w14:textId="77777777" w:rsidR="00C114A4" w:rsidRDefault="00E8769D">
            <w:pPr>
              <w:pBdr>
                <w:top w:val="nil"/>
                <w:left w:val="nil"/>
                <w:bottom w:val="nil"/>
                <w:right w:val="nil"/>
                <w:between w:val="nil"/>
              </w:pBdr>
              <w:tabs>
                <w:tab w:val="center" w:pos="4680"/>
                <w:tab w:val="right" w:pos="9360"/>
              </w:tabs>
              <w:spacing w:before="120" w:after="120"/>
              <w:rPr>
                <w:color w:val="000000"/>
                <w:sz w:val="28"/>
                <w:szCs w:val="28"/>
              </w:rPr>
            </w:pPr>
            <w:r>
              <w:rPr>
                <w:color w:val="000000"/>
                <w:sz w:val="28"/>
                <w:szCs w:val="28"/>
              </w:rPr>
              <w:t>Reviewers</w:t>
            </w:r>
          </w:p>
        </w:tc>
        <w:tc>
          <w:tcPr>
            <w:tcW w:w="6101" w:type="dxa"/>
            <w:tcBorders>
              <w:bottom w:val="single" w:sz="24" w:space="0" w:color="000080"/>
            </w:tcBorders>
            <w:shd w:val="clear" w:color="auto" w:fill="FFFFFF"/>
            <w:vAlign w:val="center"/>
          </w:tcPr>
          <w:p w14:paraId="12661610" w14:textId="7214AD93" w:rsidR="00C114A4" w:rsidRDefault="00E8769D" w:rsidP="00C44B21">
            <w:pPr>
              <w:widowControl w:val="0"/>
              <w:pBdr>
                <w:top w:val="nil"/>
                <w:left w:val="nil"/>
                <w:bottom w:val="nil"/>
                <w:right w:val="nil"/>
                <w:between w:val="nil"/>
              </w:pBdr>
              <w:tabs>
                <w:tab w:val="left" w:pos="709"/>
              </w:tabs>
              <w:spacing w:after="200" w:line="276" w:lineRule="auto"/>
              <w:rPr>
                <w:color w:val="00000A"/>
                <w:sz w:val="28"/>
                <w:szCs w:val="28"/>
              </w:rPr>
            </w:pPr>
            <w:r>
              <w:rPr>
                <w:color w:val="00000A"/>
                <w:sz w:val="28"/>
                <w:szCs w:val="28"/>
              </w:rPr>
              <w:t xml:space="preserve">Keith Waters </w:t>
            </w:r>
            <w:ins w:id="16" w:author="My Self" w:date="2018-05-16T15:20:00Z">
              <w:r w:rsidR="00C44B21">
                <w:rPr>
                  <w:color w:val="00000A"/>
                  <w:sz w:val="28"/>
                  <w:szCs w:val="28"/>
                </w:rPr>
                <w:t xml:space="preserve">and Swati </w:t>
              </w:r>
            </w:ins>
            <w:ins w:id="17" w:author="My Self" w:date="2018-05-16T15:21:00Z">
              <w:r w:rsidR="00C44B21">
                <w:rPr>
                  <w:color w:val="00000A"/>
                  <w:sz w:val="28"/>
                  <w:szCs w:val="28"/>
                </w:rPr>
                <w:t>S</w:t>
              </w:r>
            </w:ins>
            <w:ins w:id="18" w:author="My Self" w:date="2018-05-16T15:20:00Z">
              <w:r w:rsidR="00C44B21">
                <w:rPr>
                  <w:color w:val="00000A"/>
                  <w:sz w:val="28"/>
                  <w:szCs w:val="28"/>
                </w:rPr>
                <w:t xml:space="preserve">harma </w:t>
              </w:r>
            </w:ins>
            <w:r>
              <w:rPr>
                <w:color w:val="00000A"/>
                <w:sz w:val="28"/>
                <w:szCs w:val="28"/>
              </w:rPr>
              <w:t xml:space="preserve">(CDC), </w:t>
            </w:r>
            <w:proofErr w:type="spellStart"/>
            <w:r>
              <w:rPr>
                <w:color w:val="00000A"/>
                <w:sz w:val="28"/>
                <w:szCs w:val="28"/>
              </w:rPr>
              <w:t>Juneka</w:t>
            </w:r>
            <w:proofErr w:type="spellEnd"/>
            <w:r>
              <w:rPr>
                <w:color w:val="00000A"/>
                <w:sz w:val="28"/>
                <w:szCs w:val="28"/>
              </w:rPr>
              <w:t xml:space="preserve"> Rembert (PHII) and </w:t>
            </w:r>
            <w:proofErr w:type="spellStart"/>
            <w:r>
              <w:rPr>
                <w:color w:val="00000A"/>
                <w:sz w:val="28"/>
                <w:szCs w:val="28"/>
              </w:rPr>
              <w:t>Takunda</w:t>
            </w:r>
            <w:proofErr w:type="spellEnd"/>
            <w:r>
              <w:rPr>
                <w:color w:val="00000A"/>
                <w:sz w:val="28"/>
                <w:szCs w:val="28"/>
              </w:rPr>
              <w:t xml:space="preserve"> </w:t>
            </w:r>
            <w:proofErr w:type="spellStart"/>
            <w:r>
              <w:rPr>
                <w:color w:val="00000A"/>
                <w:sz w:val="28"/>
                <w:szCs w:val="28"/>
              </w:rPr>
              <w:t>Dhlakama</w:t>
            </w:r>
            <w:proofErr w:type="spellEnd"/>
            <w:r>
              <w:rPr>
                <w:color w:val="00000A"/>
                <w:sz w:val="28"/>
                <w:szCs w:val="28"/>
              </w:rPr>
              <w:t xml:space="preserve"> (HITRAC)</w:t>
            </w:r>
          </w:p>
        </w:tc>
      </w:tr>
    </w:tbl>
    <w:p w14:paraId="69F3E96E" w14:textId="77777777" w:rsidR="00C114A4" w:rsidRDefault="00C114A4">
      <w:pPr>
        <w:spacing w:line="360" w:lineRule="auto"/>
        <w:rPr>
          <w:sz w:val="56"/>
          <w:szCs w:val="56"/>
        </w:rPr>
      </w:pPr>
      <w:bookmarkStart w:id="19" w:name="_30j0zll" w:colFirst="0" w:colLast="0"/>
      <w:bookmarkEnd w:id="19"/>
    </w:p>
    <w:p w14:paraId="4D4F05E4" w14:textId="77777777" w:rsidR="00C114A4" w:rsidRDefault="00E8769D">
      <w:pPr>
        <w:pStyle w:val="Heading1"/>
      </w:pPr>
      <w:bookmarkStart w:id="20" w:name="_Toc514839473"/>
      <w:r>
        <w:t>Disclaimer:</w:t>
      </w:r>
      <w:bookmarkEnd w:id="20"/>
    </w:p>
    <w:p w14:paraId="6BA1C900" w14:textId="77777777" w:rsidR="00C114A4" w:rsidRDefault="00E8769D">
      <w:bookmarkStart w:id="21" w:name="_1fob9te" w:colFirst="0" w:colLast="0"/>
      <w:bookmarkEnd w:id="21"/>
      <w:r>
        <w:t>This document is a draft and is provided for information only. The information contained herein is subject to change and does not commit the Public Health Informatics Institute. The final version of the Workforce Allocation Optimization (WAO) Tool User Manual will be distributed when approved.</w:t>
      </w:r>
    </w:p>
    <w:p w14:paraId="38A908A6" w14:textId="77777777" w:rsidR="00C114A4" w:rsidRDefault="00C114A4">
      <w:pPr>
        <w:spacing w:line="360" w:lineRule="auto"/>
        <w:rPr>
          <w:sz w:val="56"/>
          <w:szCs w:val="56"/>
        </w:rPr>
      </w:pPr>
    </w:p>
    <w:p w14:paraId="47BDA7B0" w14:textId="77777777" w:rsidR="00C114A4" w:rsidRDefault="00E8769D">
      <w:pPr>
        <w:spacing w:line="360" w:lineRule="auto"/>
        <w:jc w:val="both"/>
        <w:rPr>
          <w:sz w:val="26"/>
          <w:szCs w:val="26"/>
        </w:rPr>
      </w:pPr>
      <w:r>
        <w:br w:type="page"/>
      </w:r>
    </w:p>
    <w:p w14:paraId="51D6ED8B" w14:textId="77777777" w:rsidR="00C114A4" w:rsidRDefault="00E8769D">
      <w:pPr>
        <w:keepNext/>
        <w:keepLines/>
        <w:pBdr>
          <w:top w:val="nil"/>
          <w:left w:val="nil"/>
          <w:bottom w:val="nil"/>
          <w:right w:val="nil"/>
          <w:between w:val="nil"/>
        </w:pBdr>
        <w:spacing w:before="240" w:after="0"/>
        <w:rPr>
          <w:color w:val="2E74B5"/>
          <w:sz w:val="32"/>
          <w:szCs w:val="32"/>
        </w:rPr>
      </w:pPr>
      <w:commentRangeStart w:id="22"/>
      <w:commentRangeStart w:id="23"/>
      <w:r>
        <w:rPr>
          <w:color w:val="2E74B5"/>
          <w:sz w:val="32"/>
          <w:szCs w:val="32"/>
        </w:rPr>
        <w:lastRenderedPageBreak/>
        <w:t>Contents</w:t>
      </w:r>
      <w:commentRangeEnd w:id="22"/>
      <w:r w:rsidR="00217FB7">
        <w:rPr>
          <w:rStyle w:val="CommentReference"/>
        </w:rPr>
        <w:commentReference w:id="22"/>
      </w:r>
      <w:commentRangeEnd w:id="23"/>
      <w:r w:rsidR="00AE74A3">
        <w:rPr>
          <w:rStyle w:val="CommentReference"/>
        </w:rPr>
        <w:commentReference w:id="23"/>
      </w:r>
    </w:p>
    <w:sdt>
      <w:sdtPr>
        <w:id w:val="984971721"/>
        <w:docPartObj>
          <w:docPartGallery w:val="Table of Contents"/>
          <w:docPartUnique/>
        </w:docPartObj>
      </w:sdtPr>
      <w:sdtContent>
        <w:p w14:paraId="30C828F3" w14:textId="3C53334E" w:rsidR="00C626CE" w:rsidRDefault="00E8769D">
          <w:pPr>
            <w:pStyle w:val="TOC2"/>
            <w:tabs>
              <w:tab w:val="right" w:pos="9016"/>
            </w:tabs>
            <w:rPr>
              <w:ins w:id="24" w:author="Morris Baradza" w:date="2018-05-23T11:49:00Z"/>
              <w:rFonts w:asciiTheme="minorHAnsi" w:eastAsiaTheme="minorEastAsia" w:hAnsiTheme="minorHAnsi" w:cstheme="minorBidi"/>
              <w:noProof/>
              <w:lang w:val="en-ZA" w:eastAsia="en-ZA"/>
            </w:rPr>
          </w:pPr>
          <w:r>
            <w:fldChar w:fldCharType="begin"/>
          </w:r>
          <w:r>
            <w:instrText xml:space="preserve"> TOC \h \u \z </w:instrText>
          </w:r>
          <w:r>
            <w:fldChar w:fldCharType="separate"/>
          </w:r>
          <w:ins w:id="25" w:author="Morris Baradza" w:date="2018-05-23T11:49:00Z">
            <w:r w:rsidR="00C626CE" w:rsidRPr="00B838D1">
              <w:rPr>
                <w:rStyle w:val="Hyperlink"/>
                <w:noProof/>
              </w:rPr>
              <w:fldChar w:fldCharType="begin"/>
            </w:r>
            <w:r w:rsidR="00C626CE" w:rsidRPr="00B838D1">
              <w:rPr>
                <w:rStyle w:val="Hyperlink"/>
                <w:noProof/>
              </w:rPr>
              <w:instrText xml:space="preserve"> </w:instrText>
            </w:r>
            <w:r w:rsidR="00C626CE">
              <w:rPr>
                <w:noProof/>
              </w:rPr>
              <w:instrText>HYPERLINK \l "_Toc514839472"</w:instrText>
            </w:r>
            <w:r w:rsidR="00C626CE" w:rsidRPr="00B838D1">
              <w:rPr>
                <w:rStyle w:val="Hyperlink"/>
                <w:noProof/>
              </w:rPr>
              <w:instrText xml:space="preserve"> </w:instrText>
            </w:r>
            <w:r w:rsidR="00C626CE" w:rsidRPr="00B838D1">
              <w:rPr>
                <w:rStyle w:val="Hyperlink"/>
                <w:noProof/>
              </w:rPr>
            </w:r>
            <w:r w:rsidR="00C626CE" w:rsidRPr="00B838D1">
              <w:rPr>
                <w:rStyle w:val="Hyperlink"/>
                <w:noProof/>
              </w:rPr>
              <w:fldChar w:fldCharType="separate"/>
            </w:r>
            <w:r w:rsidR="00C626CE" w:rsidRPr="00B838D1">
              <w:rPr>
                <w:rStyle w:val="Hyperlink"/>
                <w:noProof/>
              </w:rPr>
              <w:t>Document Log</w:t>
            </w:r>
            <w:r w:rsidR="00C626CE">
              <w:rPr>
                <w:noProof/>
                <w:webHidden/>
              </w:rPr>
              <w:tab/>
            </w:r>
            <w:r w:rsidR="00C626CE">
              <w:rPr>
                <w:noProof/>
                <w:webHidden/>
              </w:rPr>
              <w:fldChar w:fldCharType="begin"/>
            </w:r>
            <w:r w:rsidR="00C626CE">
              <w:rPr>
                <w:noProof/>
                <w:webHidden/>
              </w:rPr>
              <w:instrText xml:space="preserve"> PAGEREF _Toc514839472 \h </w:instrText>
            </w:r>
            <w:r w:rsidR="00C626CE">
              <w:rPr>
                <w:noProof/>
                <w:webHidden/>
              </w:rPr>
            </w:r>
          </w:ins>
          <w:r w:rsidR="00C626CE">
            <w:rPr>
              <w:noProof/>
              <w:webHidden/>
            </w:rPr>
            <w:fldChar w:fldCharType="separate"/>
          </w:r>
          <w:ins w:id="26" w:author="Morris Baradza" w:date="2018-05-23T11:49:00Z">
            <w:r w:rsidR="00C626CE">
              <w:rPr>
                <w:noProof/>
                <w:webHidden/>
              </w:rPr>
              <w:t>2</w:t>
            </w:r>
            <w:r w:rsidR="00C626CE">
              <w:rPr>
                <w:noProof/>
                <w:webHidden/>
              </w:rPr>
              <w:fldChar w:fldCharType="end"/>
            </w:r>
            <w:r w:rsidR="00C626CE" w:rsidRPr="00B838D1">
              <w:rPr>
                <w:rStyle w:val="Hyperlink"/>
                <w:noProof/>
              </w:rPr>
              <w:fldChar w:fldCharType="end"/>
            </w:r>
          </w:ins>
        </w:p>
        <w:p w14:paraId="09D7BC29" w14:textId="445DC4B0" w:rsidR="00C626CE" w:rsidRDefault="00C626CE">
          <w:pPr>
            <w:pStyle w:val="TOC1"/>
            <w:tabs>
              <w:tab w:val="right" w:pos="9016"/>
            </w:tabs>
            <w:rPr>
              <w:ins w:id="27" w:author="Morris Baradza" w:date="2018-05-23T11:49:00Z"/>
              <w:rFonts w:asciiTheme="minorHAnsi" w:eastAsiaTheme="minorEastAsia" w:hAnsiTheme="minorHAnsi" w:cstheme="minorBidi"/>
              <w:noProof/>
              <w:lang w:val="en-ZA" w:eastAsia="en-ZA"/>
            </w:rPr>
          </w:pPr>
          <w:ins w:id="28"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"_Toc514839473"</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Disclaimer:</w:t>
            </w:r>
            <w:r>
              <w:rPr>
                <w:noProof/>
                <w:webHidden/>
              </w:rPr>
              <w:tab/>
            </w:r>
            <w:r>
              <w:rPr>
                <w:noProof/>
                <w:webHidden/>
              </w:rPr>
              <w:fldChar w:fldCharType="begin"/>
            </w:r>
            <w:r>
              <w:rPr>
                <w:noProof/>
                <w:webHidden/>
              </w:rPr>
              <w:instrText xml:space="preserve"> PAGEREF _Toc514839473 \h </w:instrText>
            </w:r>
            <w:r>
              <w:rPr>
                <w:noProof/>
                <w:webHidden/>
              </w:rPr>
            </w:r>
          </w:ins>
          <w:r>
            <w:rPr>
              <w:noProof/>
              <w:webHidden/>
            </w:rPr>
            <w:fldChar w:fldCharType="separate"/>
          </w:r>
          <w:ins w:id="29" w:author="Morris Baradza" w:date="2018-05-23T11:49:00Z">
            <w:r>
              <w:rPr>
                <w:noProof/>
                <w:webHidden/>
              </w:rPr>
              <w:t>2</w:t>
            </w:r>
            <w:r>
              <w:rPr>
                <w:noProof/>
                <w:webHidden/>
              </w:rPr>
              <w:fldChar w:fldCharType="end"/>
            </w:r>
            <w:r w:rsidRPr="00B838D1">
              <w:rPr>
                <w:rStyle w:val="Hyperlink"/>
                <w:noProof/>
              </w:rPr>
              <w:fldChar w:fldCharType="end"/>
            </w:r>
          </w:ins>
        </w:p>
        <w:p w14:paraId="345A281E" w14:textId="2057898A" w:rsidR="00C626CE" w:rsidRDefault="00C626CE">
          <w:pPr>
            <w:pStyle w:val="TOC2"/>
            <w:tabs>
              <w:tab w:val="right" w:pos="9016"/>
            </w:tabs>
            <w:rPr>
              <w:ins w:id="30" w:author="Morris Baradza" w:date="2018-05-23T11:49:00Z"/>
              <w:rFonts w:asciiTheme="minorHAnsi" w:eastAsiaTheme="minorEastAsia" w:hAnsiTheme="minorHAnsi" w:cstheme="minorBidi"/>
              <w:noProof/>
              <w:lang w:val="en-ZA" w:eastAsia="en-ZA"/>
            </w:rPr>
          </w:pPr>
          <w:ins w:id="31"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"_Toc514839474"</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Introduction</w:t>
            </w:r>
            <w:r>
              <w:rPr>
                <w:noProof/>
                <w:webHidden/>
              </w:rPr>
              <w:tab/>
            </w:r>
            <w:r>
              <w:rPr>
                <w:noProof/>
                <w:webHidden/>
              </w:rPr>
              <w:fldChar w:fldCharType="begin"/>
            </w:r>
            <w:r>
              <w:rPr>
                <w:noProof/>
                <w:webHidden/>
              </w:rPr>
              <w:instrText xml:space="preserve"> PAGEREF _Toc514839474 \h </w:instrText>
            </w:r>
            <w:r>
              <w:rPr>
                <w:noProof/>
                <w:webHidden/>
              </w:rPr>
            </w:r>
          </w:ins>
          <w:r>
            <w:rPr>
              <w:noProof/>
              <w:webHidden/>
            </w:rPr>
            <w:fldChar w:fldCharType="separate"/>
          </w:r>
          <w:ins w:id="32" w:author="Morris Baradza" w:date="2018-05-23T11:49:00Z">
            <w:r>
              <w:rPr>
                <w:noProof/>
                <w:webHidden/>
              </w:rPr>
              <w:t>5</w:t>
            </w:r>
            <w:r>
              <w:rPr>
                <w:noProof/>
                <w:webHidden/>
              </w:rPr>
              <w:fldChar w:fldCharType="end"/>
            </w:r>
            <w:r w:rsidRPr="00B838D1">
              <w:rPr>
                <w:rStyle w:val="Hyperlink"/>
                <w:noProof/>
              </w:rPr>
              <w:fldChar w:fldCharType="end"/>
            </w:r>
          </w:ins>
        </w:p>
        <w:p w14:paraId="01C1DBB9" w14:textId="6C28F9C4" w:rsidR="00C626CE" w:rsidRDefault="00C626CE">
          <w:pPr>
            <w:pStyle w:val="TOC2"/>
            <w:tabs>
              <w:tab w:val="right" w:pos="9016"/>
            </w:tabs>
            <w:rPr>
              <w:ins w:id="33" w:author="Morris Baradza" w:date="2018-05-23T11:49:00Z"/>
              <w:rFonts w:asciiTheme="minorHAnsi" w:eastAsiaTheme="minorEastAsia" w:hAnsiTheme="minorHAnsi" w:cstheme="minorBidi"/>
              <w:noProof/>
              <w:lang w:val="en-ZA" w:eastAsia="en-ZA"/>
            </w:rPr>
          </w:pPr>
          <w:ins w:id="34"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"_Toc514839475"</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Background</w:t>
            </w:r>
            <w:r>
              <w:rPr>
                <w:noProof/>
                <w:webHidden/>
              </w:rPr>
              <w:tab/>
            </w:r>
            <w:r>
              <w:rPr>
                <w:noProof/>
                <w:webHidden/>
              </w:rPr>
              <w:fldChar w:fldCharType="begin"/>
            </w:r>
            <w:r>
              <w:rPr>
                <w:noProof/>
                <w:webHidden/>
              </w:rPr>
              <w:instrText xml:space="preserve"> PAGEREF _Toc514839475 \h </w:instrText>
            </w:r>
            <w:r>
              <w:rPr>
                <w:noProof/>
                <w:webHidden/>
              </w:rPr>
            </w:r>
          </w:ins>
          <w:r>
            <w:rPr>
              <w:noProof/>
              <w:webHidden/>
            </w:rPr>
            <w:fldChar w:fldCharType="separate"/>
          </w:r>
          <w:ins w:id="35" w:author="Morris Baradza" w:date="2018-05-23T11:49:00Z">
            <w:r>
              <w:rPr>
                <w:noProof/>
                <w:webHidden/>
              </w:rPr>
              <w:t>5</w:t>
            </w:r>
            <w:r>
              <w:rPr>
                <w:noProof/>
                <w:webHidden/>
              </w:rPr>
              <w:fldChar w:fldCharType="end"/>
            </w:r>
            <w:r w:rsidRPr="00B838D1">
              <w:rPr>
                <w:rStyle w:val="Hyperlink"/>
                <w:noProof/>
              </w:rPr>
              <w:fldChar w:fldCharType="end"/>
            </w:r>
          </w:ins>
        </w:p>
        <w:p w14:paraId="0516ED00" w14:textId="431B2FF7" w:rsidR="00C626CE" w:rsidRDefault="00C626CE">
          <w:pPr>
            <w:pStyle w:val="TOC2"/>
            <w:tabs>
              <w:tab w:val="right" w:pos="9016"/>
            </w:tabs>
            <w:rPr>
              <w:ins w:id="36" w:author="Morris Baradza" w:date="2018-05-23T11:49:00Z"/>
              <w:rFonts w:asciiTheme="minorHAnsi" w:eastAsiaTheme="minorEastAsia" w:hAnsiTheme="minorHAnsi" w:cstheme="minorBidi"/>
              <w:noProof/>
              <w:lang w:val="en-ZA" w:eastAsia="en-ZA"/>
            </w:rPr>
          </w:pPr>
          <w:ins w:id="37"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"_Toc514839476"</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Objectives for the Web Based System</w:t>
            </w:r>
            <w:r>
              <w:rPr>
                <w:noProof/>
                <w:webHidden/>
              </w:rPr>
              <w:tab/>
            </w:r>
            <w:r>
              <w:rPr>
                <w:noProof/>
                <w:webHidden/>
              </w:rPr>
              <w:fldChar w:fldCharType="begin"/>
            </w:r>
            <w:r>
              <w:rPr>
                <w:noProof/>
                <w:webHidden/>
              </w:rPr>
              <w:instrText xml:space="preserve"> PAGEREF _Toc514839476 \h </w:instrText>
            </w:r>
            <w:r>
              <w:rPr>
                <w:noProof/>
                <w:webHidden/>
              </w:rPr>
            </w:r>
          </w:ins>
          <w:r>
            <w:rPr>
              <w:noProof/>
              <w:webHidden/>
            </w:rPr>
            <w:fldChar w:fldCharType="separate"/>
          </w:r>
          <w:ins w:id="38" w:author="Morris Baradza" w:date="2018-05-23T11:49:00Z">
            <w:r>
              <w:rPr>
                <w:noProof/>
                <w:webHidden/>
              </w:rPr>
              <w:t>6</w:t>
            </w:r>
            <w:r>
              <w:rPr>
                <w:noProof/>
                <w:webHidden/>
              </w:rPr>
              <w:fldChar w:fldCharType="end"/>
            </w:r>
            <w:r w:rsidRPr="00B838D1">
              <w:rPr>
                <w:rStyle w:val="Hyperlink"/>
                <w:noProof/>
              </w:rPr>
              <w:fldChar w:fldCharType="end"/>
            </w:r>
          </w:ins>
        </w:p>
        <w:p w14:paraId="5B8ED398" w14:textId="4531F545" w:rsidR="00C626CE" w:rsidRDefault="00C626CE">
          <w:pPr>
            <w:pStyle w:val="TOC2"/>
            <w:tabs>
              <w:tab w:val="right" w:pos="9016"/>
            </w:tabs>
            <w:rPr>
              <w:ins w:id="39" w:author="Morris Baradza" w:date="2018-05-23T11:49:00Z"/>
              <w:rFonts w:asciiTheme="minorHAnsi" w:eastAsiaTheme="minorEastAsia" w:hAnsiTheme="minorHAnsi" w:cstheme="minorBidi"/>
              <w:noProof/>
              <w:lang w:val="en-ZA" w:eastAsia="en-ZA"/>
            </w:rPr>
          </w:pPr>
          <w:ins w:id="40"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"_Toc514839477"</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Purpose of this document</w:t>
            </w:r>
            <w:r>
              <w:rPr>
                <w:noProof/>
                <w:webHidden/>
              </w:rPr>
              <w:tab/>
            </w:r>
            <w:r>
              <w:rPr>
                <w:noProof/>
                <w:webHidden/>
              </w:rPr>
              <w:fldChar w:fldCharType="begin"/>
            </w:r>
            <w:r>
              <w:rPr>
                <w:noProof/>
                <w:webHidden/>
              </w:rPr>
              <w:instrText xml:space="preserve"> PAGEREF _Toc514839477 \h </w:instrText>
            </w:r>
            <w:r>
              <w:rPr>
                <w:noProof/>
                <w:webHidden/>
              </w:rPr>
            </w:r>
          </w:ins>
          <w:r>
            <w:rPr>
              <w:noProof/>
              <w:webHidden/>
            </w:rPr>
            <w:fldChar w:fldCharType="separate"/>
          </w:r>
          <w:ins w:id="41" w:author="Morris Baradza" w:date="2018-05-23T11:49:00Z">
            <w:r>
              <w:rPr>
                <w:noProof/>
                <w:webHidden/>
              </w:rPr>
              <w:t>6</w:t>
            </w:r>
            <w:r>
              <w:rPr>
                <w:noProof/>
                <w:webHidden/>
              </w:rPr>
              <w:fldChar w:fldCharType="end"/>
            </w:r>
            <w:r w:rsidRPr="00B838D1">
              <w:rPr>
                <w:rStyle w:val="Hyperlink"/>
                <w:noProof/>
              </w:rPr>
              <w:fldChar w:fldCharType="end"/>
            </w:r>
          </w:ins>
        </w:p>
        <w:p w14:paraId="115860B4" w14:textId="1D2D1893" w:rsidR="00C626CE" w:rsidRDefault="00C626CE">
          <w:pPr>
            <w:pStyle w:val="TOC2"/>
            <w:tabs>
              <w:tab w:val="right" w:pos="9016"/>
            </w:tabs>
            <w:rPr>
              <w:ins w:id="42" w:author="Morris Baradza" w:date="2018-05-23T11:49:00Z"/>
              <w:rFonts w:asciiTheme="minorHAnsi" w:eastAsiaTheme="minorEastAsia" w:hAnsiTheme="minorHAnsi" w:cstheme="minorBidi"/>
              <w:noProof/>
              <w:lang w:val="en-ZA" w:eastAsia="en-ZA"/>
            </w:rPr>
          </w:pPr>
          <w:ins w:id="43"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"_Toc514839478"</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Intended Audience</w:t>
            </w:r>
            <w:r>
              <w:rPr>
                <w:noProof/>
                <w:webHidden/>
              </w:rPr>
              <w:tab/>
            </w:r>
            <w:r>
              <w:rPr>
                <w:noProof/>
                <w:webHidden/>
              </w:rPr>
              <w:fldChar w:fldCharType="begin"/>
            </w:r>
            <w:r>
              <w:rPr>
                <w:noProof/>
                <w:webHidden/>
              </w:rPr>
              <w:instrText xml:space="preserve"> PAGEREF _Toc514839478 \h </w:instrText>
            </w:r>
            <w:r>
              <w:rPr>
                <w:noProof/>
                <w:webHidden/>
              </w:rPr>
            </w:r>
          </w:ins>
          <w:r>
            <w:rPr>
              <w:noProof/>
              <w:webHidden/>
            </w:rPr>
            <w:fldChar w:fldCharType="separate"/>
          </w:r>
          <w:ins w:id="44" w:author="Morris Baradza" w:date="2018-05-23T11:49:00Z">
            <w:r>
              <w:rPr>
                <w:noProof/>
                <w:webHidden/>
              </w:rPr>
              <w:t>6</w:t>
            </w:r>
            <w:r>
              <w:rPr>
                <w:noProof/>
                <w:webHidden/>
              </w:rPr>
              <w:fldChar w:fldCharType="end"/>
            </w:r>
            <w:r w:rsidRPr="00B838D1">
              <w:rPr>
                <w:rStyle w:val="Hyperlink"/>
                <w:noProof/>
              </w:rPr>
              <w:fldChar w:fldCharType="end"/>
            </w:r>
          </w:ins>
        </w:p>
        <w:p w14:paraId="06829291" w14:textId="7A2CD4B9" w:rsidR="00C626CE" w:rsidRDefault="00C626CE">
          <w:pPr>
            <w:pStyle w:val="TOC2"/>
            <w:tabs>
              <w:tab w:val="right" w:pos="9016"/>
            </w:tabs>
            <w:rPr>
              <w:ins w:id="45" w:author="Morris Baradza" w:date="2018-05-23T11:49:00Z"/>
              <w:rFonts w:asciiTheme="minorHAnsi" w:eastAsiaTheme="minorEastAsia" w:hAnsiTheme="minorHAnsi" w:cstheme="minorBidi"/>
              <w:noProof/>
              <w:lang w:val="en-ZA" w:eastAsia="en-ZA"/>
            </w:rPr>
          </w:pPr>
          <w:ins w:id="46"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"_Toc514839479"</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Allocation Tool Data Inputs and Outputs</w:t>
            </w:r>
            <w:r>
              <w:rPr>
                <w:noProof/>
                <w:webHidden/>
              </w:rPr>
              <w:tab/>
            </w:r>
            <w:r>
              <w:rPr>
                <w:noProof/>
                <w:webHidden/>
              </w:rPr>
              <w:fldChar w:fldCharType="begin"/>
            </w:r>
            <w:r>
              <w:rPr>
                <w:noProof/>
                <w:webHidden/>
              </w:rPr>
              <w:instrText xml:space="preserve"> PAGEREF _Toc514839479 \h </w:instrText>
            </w:r>
            <w:r>
              <w:rPr>
                <w:noProof/>
                <w:webHidden/>
              </w:rPr>
            </w:r>
          </w:ins>
          <w:r>
            <w:rPr>
              <w:noProof/>
              <w:webHidden/>
            </w:rPr>
            <w:fldChar w:fldCharType="separate"/>
          </w:r>
          <w:ins w:id="47" w:author="Morris Baradza" w:date="2018-05-23T11:49:00Z">
            <w:r>
              <w:rPr>
                <w:noProof/>
                <w:webHidden/>
              </w:rPr>
              <w:t>7</w:t>
            </w:r>
            <w:r>
              <w:rPr>
                <w:noProof/>
                <w:webHidden/>
              </w:rPr>
              <w:fldChar w:fldCharType="end"/>
            </w:r>
            <w:r w:rsidRPr="00B838D1">
              <w:rPr>
                <w:rStyle w:val="Hyperlink"/>
                <w:noProof/>
              </w:rPr>
              <w:fldChar w:fldCharType="end"/>
            </w:r>
          </w:ins>
        </w:p>
        <w:p w14:paraId="5A3D687E" w14:textId="3880F719" w:rsidR="00C626CE" w:rsidRDefault="00C626CE">
          <w:pPr>
            <w:pStyle w:val="TOC2"/>
            <w:tabs>
              <w:tab w:val="right" w:pos="9016"/>
            </w:tabs>
            <w:rPr>
              <w:ins w:id="48" w:author="Morris Baradza" w:date="2018-05-23T11:49:00Z"/>
              <w:rFonts w:asciiTheme="minorHAnsi" w:eastAsiaTheme="minorEastAsia" w:hAnsiTheme="minorHAnsi" w:cstheme="minorBidi"/>
              <w:noProof/>
              <w:lang w:val="en-ZA" w:eastAsia="en-ZA"/>
            </w:rPr>
          </w:pPr>
          <w:ins w:id="49"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"_Toc514839480"</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Accessing the tool</w:t>
            </w:r>
            <w:r>
              <w:rPr>
                <w:noProof/>
                <w:webHidden/>
              </w:rPr>
              <w:tab/>
            </w:r>
            <w:r>
              <w:rPr>
                <w:noProof/>
                <w:webHidden/>
              </w:rPr>
              <w:fldChar w:fldCharType="begin"/>
            </w:r>
            <w:r>
              <w:rPr>
                <w:noProof/>
                <w:webHidden/>
              </w:rPr>
              <w:instrText xml:space="preserve"> PAGEREF _Toc514839480 \h </w:instrText>
            </w:r>
            <w:r>
              <w:rPr>
                <w:noProof/>
                <w:webHidden/>
              </w:rPr>
            </w:r>
          </w:ins>
          <w:r>
            <w:rPr>
              <w:noProof/>
              <w:webHidden/>
            </w:rPr>
            <w:fldChar w:fldCharType="separate"/>
          </w:r>
          <w:ins w:id="50" w:author="Morris Baradza" w:date="2018-05-23T11:49:00Z">
            <w:r>
              <w:rPr>
                <w:noProof/>
                <w:webHidden/>
              </w:rPr>
              <w:t>8</w:t>
            </w:r>
            <w:r>
              <w:rPr>
                <w:noProof/>
                <w:webHidden/>
              </w:rPr>
              <w:fldChar w:fldCharType="end"/>
            </w:r>
            <w:r w:rsidRPr="00B838D1">
              <w:rPr>
                <w:rStyle w:val="Hyperlink"/>
                <w:noProof/>
              </w:rPr>
              <w:fldChar w:fldCharType="end"/>
            </w:r>
          </w:ins>
        </w:p>
        <w:p w14:paraId="00DE7CE0" w14:textId="5B489487" w:rsidR="00C626CE" w:rsidRDefault="00C626CE">
          <w:pPr>
            <w:pStyle w:val="TOC3"/>
            <w:tabs>
              <w:tab w:val="right" w:pos="9016"/>
            </w:tabs>
            <w:rPr>
              <w:ins w:id="51" w:author="Morris Baradza" w:date="2018-05-23T11:49:00Z"/>
              <w:rFonts w:asciiTheme="minorHAnsi" w:eastAsiaTheme="minorEastAsia" w:hAnsiTheme="minorHAnsi" w:cstheme="minorBidi"/>
              <w:noProof/>
              <w:lang w:val="en-ZA" w:eastAsia="en-ZA"/>
            </w:rPr>
          </w:pPr>
          <w:ins w:id="52"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"_Toc514839481"</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Log in Page:</w:t>
            </w:r>
            <w:r>
              <w:rPr>
                <w:noProof/>
                <w:webHidden/>
              </w:rPr>
              <w:tab/>
            </w:r>
            <w:r>
              <w:rPr>
                <w:noProof/>
                <w:webHidden/>
              </w:rPr>
              <w:fldChar w:fldCharType="begin"/>
            </w:r>
            <w:r>
              <w:rPr>
                <w:noProof/>
                <w:webHidden/>
              </w:rPr>
              <w:instrText xml:space="preserve"> PAGEREF _Toc514839481 \h </w:instrText>
            </w:r>
            <w:r>
              <w:rPr>
                <w:noProof/>
                <w:webHidden/>
              </w:rPr>
            </w:r>
          </w:ins>
          <w:r>
            <w:rPr>
              <w:noProof/>
              <w:webHidden/>
            </w:rPr>
            <w:fldChar w:fldCharType="separate"/>
          </w:r>
          <w:ins w:id="53" w:author="Morris Baradza" w:date="2018-05-23T11:49:00Z">
            <w:r>
              <w:rPr>
                <w:noProof/>
                <w:webHidden/>
              </w:rPr>
              <w:t>8</w:t>
            </w:r>
            <w:r>
              <w:rPr>
                <w:noProof/>
                <w:webHidden/>
              </w:rPr>
              <w:fldChar w:fldCharType="end"/>
            </w:r>
            <w:r w:rsidRPr="00B838D1">
              <w:rPr>
                <w:rStyle w:val="Hyperlink"/>
                <w:noProof/>
              </w:rPr>
              <w:fldChar w:fldCharType="end"/>
            </w:r>
          </w:ins>
        </w:p>
        <w:p w14:paraId="72693B58" w14:textId="258AFBB3" w:rsidR="00C626CE" w:rsidRDefault="00C626CE">
          <w:pPr>
            <w:pStyle w:val="TOC3"/>
            <w:tabs>
              <w:tab w:val="right" w:pos="9016"/>
            </w:tabs>
            <w:rPr>
              <w:ins w:id="54" w:author="Morris Baradza" w:date="2018-05-23T11:49:00Z"/>
              <w:rFonts w:asciiTheme="minorHAnsi" w:eastAsiaTheme="minorEastAsia" w:hAnsiTheme="minorHAnsi" w:cstheme="minorBidi"/>
              <w:noProof/>
              <w:lang w:val="en-ZA" w:eastAsia="en-ZA"/>
            </w:rPr>
          </w:pPr>
          <w:ins w:id="55"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"_Toc514839482"</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Home Page</w:t>
            </w:r>
            <w:r>
              <w:rPr>
                <w:noProof/>
                <w:webHidden/>
              </w:rPr>
              <w:tab/>
            </w:r>
            <w:r>
              <w:rPr>
                <w:noProof/>
                <w:webHidden/>
              </w:rPr>
              <w:fldChar w:fldCharType="begin"/>
            </w:r>
            <w:r>
              <w:rPr>
                <w:noProof/>
                <w:webHidden/>
              </w:rPr>
              <w:instrText xml:space="preserve"> PAGEREF _Toc514839482 \h </w:instrText>
            </w:r>
            <w:r>
              <w:rPr>
                <w:noProof/>
                <w:webHidden/>
              </w:rPr>
            </w:r>
          </w:ins>
          <w:r>
            <w:rPr>
              <w:noProof/>
              <w:webHidden/>
            </w:rPr>
            <w:fldChar w:fldCharType="separate"/>
          </w:r>
          <w:ins w:id="56" w:author="Morris Baradza" w:date="2018-05-23T11:49:00Z">
            <w:r>
              <w:rPr>
                <w:noProof/>
                <w:webHidden/>
              </w:rPr>
              <w:t>9</w:t>
            </w:r>
            <w:r>
              <w:rPr>
                <w:noProof/>
                <w:webHidden/>
              </w:rPr>
              <w:fldChar w:fldCharType="end"/>
            </w:r>
            <w:r w:rsidRPr="00B838D1">
              <w:rPr>
                <w:rStyle w:val="Hyperlink"/>
                <w:noProof/>
              </w:rPr>
              <w:fldChar w:fldCharType="end"/>
            </w:r>
          </w:ins>
        </w:p>
        <w:p w14:paraId="4A1691FC" w14:textId="2A0460C4" w:rsidR="00C626CE" w:rsidRDefault="00C626CE">
          <w:pPr>
            <w:pStyle w:val="TOC3"/>
            <w:tabs>
              <w:tab w:val="right" w:pos="9016"/>
            </w:tabs>
            <w:rPr>
              <w:ins w:id="57" w:author="Morris Baradza" w:date="2018-05-23T11:49:00Z"/>
              <w:rFonts w:asciiTheme="minorHAnsi" w:eastAsiaTheme="minorEastAsia" w:hAnsiTheme="minorHAnsi" w:cstheme="minorBidi"/>
              <w:noProof/>
              <w:lang w:val="en-ZA" w:eastAsia="en-ZA"/>
            </w:rPr>
          </w:pPr>
          <w:ins w:id="58"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"_Toc514839483"</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Worker Settings</w:t>
            </w:r>
            <w:r>
              <w:rPr>
                <w:noProof/>
                <w:webHidden/>
              </w:rPr>
              <w:tab/>
            </w:r>
            <w:r>
              <w:rPr>
                <w:noProof/>
                <w:webHidden/>
              </w:rPr>
              <w:fldChar w:fldCharType="begin"/>
            </w:r>
            <w:r>
              <w:rPr>
                <w:noProof/>
                <w:webHidden/>
              </w:rPr>
              <w:instrText xml:space="preserve"> PAGEREF _Toc514839483 \h </w:instrText>
            </w:r>
            <w:r>
              <w:rPr>
                <w:noProof/>
                <w:webHidden/>
              </w:rPr>
            </w:r>
          </w:ins>
          <w:r>
            <w:rPr>
              <w:noProof/>
              <w:webHidden/>
            </w:rPr>
            <w:fldChar w:fldCharType="separate"/>
          </w:r>
          <w:ins w:id="59" w:author="Morris Baradza" w:date="2018-05-23T11:49:00Z">
            <w:r>
              <w:rPr>
                <w:noProof/>
                <w:webHidden/>
              </w:rPr>
              <w:t>9</w:t>
            </w:r>
            <w:r>
              <w:rPr>
                <w:noProof/>
                <w:webHidden/>
              </w:rPr>
              <w:fldChar w:fldCharType="end"/>
            </w:r>
            <w:r w:rsidRPr="00B838D1">
              <w:rPr>
                <w:rStyle w:val="Hyperlink"/>
                <w:noProof/>
              </w:rPr>
              <w:fldChar w:fldCharType="end"/>
            </w:r>
          </w:ins>
        </w:p>
        <w:p w14:paraId="5EEB4F08" w14:textId="466AAF8D" w:rsidR="00C626CE" w:rsidRDefault="00C626CE">
          <w:pPr>
            <w:pStyle w:val="TOC3"/>
            <w:tabs>
              <w:tab w:val="right" w:pos="9016"/>
            </w:tabs>
            <w:rPr>
              <w:ins w:id="60" w:author="Morris Baradza" w:date="2018-05-23T11:49:00Z"/>
              <w:rFonts w:asciiTheme="minorHAnsi" w:eastAsiaTheme="minorEastAsia" w:hAnsiTheme="minorHAnsi" w:cstheme="minorBidi"/>
              <w:noProof/>
              <w:lang w:val="en-ZA" w:eastAsia="en-ZA"/>
            </w:rPr>
          </w:pPr>
          <w:ins w:id="61"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"_Toc514839484"</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Add new worker</w:t>
            </w:r>
            <w:r>
              <w:rPr>
                <w:noProof/>
                <w:webHidden/>
              </w:rPr>
              <w:tab/>
            </w:r>
            <w:r>
              <w:rPr>
                <w:noProof/>
                <w:webHidden/>
              </w:rPr>
              <w:fldChar w:fldCharType="begin"/>
            </w:r>
            <w:r>
              <w:rPr>
                <w:noProof/>
                <w:webHidden/>
              </w:rPr>
              <w:instrText xml:space="preserve"> PAGEREF _Toc514839484 \h </w:instrText>
            </w:r>
            <w:r>
              <w:rPr>
                <w:noProof/>
                <w:webHidden/>
              </w:rPr>
            </w:r>
          </w:ins>
          <w:r>
            <w:rPr>
              <w:noProof/>
              <w:webHidden/>
            </w:rPr>
            <w:fldChar w:fldCharType="separate"/>
          </w:r>
          <w:ins w:id="62" w:author="Morris Baradza" w:date="2018-05-23T11:49:00Z">
            <w:r>
              <w:rPr>
                <w:noProof/>
                <w:webHidden/>
              </w:rPr>
              <w:t>10</w:t>
            </w:r>
            <w:r>
              <w:rPr>
                <w:noProof/>
                <w:webHidden/>
              </w:rPr>
              <w:fldChar w:fldCharType="end"/>
            </w:r>
            <w:r w:rsidRPr="00B838D1">
              <w:rPr>
                <w:rStyle w:val="Hyperlink"/>
                <w:noProof/>
              </w:rPr>
              <w:fldChar w:fldCharType="end"/>
            </w:r>
          </w:ins>
        </w:p>
        <w:p w14:paraId="0443C19F" w14:textId="644D064B" w:rsidR="00C626CE" w:rsidRDefault="00C626CE">
          <w:pPr>
            <w:pStyle w:val="TOC3"/>
            <w:tabs>
              <w:tab w:val="right" w:pos="9016"/>
            </w:tabs>
            <w:rPr>
              <w:ins w:id="63" w:author="Morris Baradza" w:date="2018-05-23T11:49:00Z"/>
              <w:rFonts w:asciiTheme="minorHAnsi" w:eastAsiaTheme="minorEastAsia" w:hAnsiTheme="minorHAnsi" w:cstheme="minorBidi"/>
              <w:noProof/>
              <w:lang w:val="en-ZA" w:eastAsia="en-ZA"/>
            </w:rPr>
          </w:pPr>
          <w:ins w:id="64"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"_Toc514839485"</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Demand Locations</w:t>
            </w:r>
            <w:r>
              <w:rPr>
                <w:noProof/>
                <w:webHidden/>
              </w:rPr>
              <w:tab/>
            </w:r>
            <w:r>
              <w:rPr>
                <w:noProof/>
                <w:webHidden/>
              </w:rPr>
              <w:fldChar w:fldCharType="begin"/>
            </w:r>
            <w:r>
              <w:rPr>
                <w:noProof/>
                <w:webHidden/>
              </w:rPr>
              <w:instrText xml:space="preserve"> PAGEREF _Toc514839485 \h </w:instrText>
            </w:r>
            <w:r>
              <w:rPr>
                <w:noProof/>
                <w:webHidden/>
              </w:rPr>
            </w:r>
          </w:ins>
          <w:r>
            <w:rPr>
              <w:noProof/>
              <w:webHidden/>
            </w:rPr>
            <w:fldChar w:fldCharType="separate"/>
          </w:r>
          <w:ins w:id="65" w:author="Morris Baradza" w:date="2018-05-23T11:49:00Z">
            <w:r>
              <w:rPr>
                <w:noProof/>
                <w:webHidden/>
              </w:rPr>
              <w:t>11</w:t>
            </w:r>
            <w:r>
              <w:rPr>
                <w:noProof/>
                <w:webHidden/>
              </w:rPr>
              <w:fldChar w:fldCharType="end"/>
            </w:r>
            <w:r w:rsidRPr="00B838D1">
              <w:rPr>
                <w:rStyle w:val="Hyperlink"/>
                <w:noProof/>
              </w:rPr>
              <w:fldChar w:fldCharType="end"/>
            </w:r>
          </w:ins>
        </w:p>
        <w:p w14:paraId="3667B0D4" w14:textId="24EF3A9C" w:rsidR="00C626CE" w:rsidRDefault="00C626CE">
          <w:pPr>
            <w:pStyle w:val="TOC3"/>
            <w:tabs>
              <w:tab w:val="right" w:pos="9016"/>
            </w:tabs>
            <w:rPr>
              <w:ins w:id="66" w:author="Morris Baradza" w:date="2018-05-23T11:49:00Z"/>
              <w:rFonts w:asciiTheme="minorHAnsi" w:eastAsiaTheme="minorEastAsia" w:hAnsiTheme="minorHAnsi" w:cstheme="minorBidi"/>
              <w:noProof/>
              <w:lang w:val="en-ZA" w:eastAsia="en-ZA"/>
            </w:rPr>
          </w:pPr>
          <w:ins w:id="67"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"_Toc514839486"</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Demand Locations</w:t>
            </w:r>
            <w:r>
              <w:rPr>
                <w:noProof/>
                <w:webHidden/>
              </w:rPr>
              <w:tab/>
            </w:r>
            <w:r>
              <w:rPr>
                <w:noProof/>
                <w:webHidden/>
              </w:rPr>
              <w:fldChar w:fldCharType="begin"/>
            </w:r>
            <w:r>
              <w:rPr>
                <w:noProof/>
                <w:webHidden/>
              </w:rPr>
              <w:instrText xml:space="preserve"> PAGEREF _Toc514839486 \h </w:instrText>
            </w:r>
            <w:r>
              <w:rPr>
                <w:noProof/>
                <w:webHidden/>
              </w:rPr>
            </w:r>
          </w:ins>
          <w:r>
            <w:rPr>
              <w:noProof/>
              <w:webHidden/>
            </w:rPr>
            <w:fldChar w:fldCharType="separate"/>
          </w:r>
          <w:ins w:id="68" w:author="Morris Baradza" w:date="2018-05-23T11:49:00Z">
            <w:r>
              <w:rPr>
                <w:noProof/>
                <w:webHidden/>
              </w:rPr>
              <w:t>12</w:t>
            </w:r>
            <w:r>
              <w:rPr>
                <w:noProof/>
                <w:webHidden/>
              </w:rPr>
              <w:fldChar w:fldCharType="end"/>
            </w:r>
            <w:r w:rsidRPr="00B838D1">
              <w:rPr>
                <w:rStyle w:val="Hyperlink"/>
                <w:noProof/>
              </w:rPr>
              <w:fldChar w:fldCharType="end"/>
            </w:r>
          </w:ins>
        </w:p>
        <w:p w14:paraId="42F7741B" w14:textId="10D39693" w:rsidR="00C626CE" w:rsidRDefault="00C626CE">
          <w:pPr>
            <w:pStyle w:val="TOC2"/>
            <w:tabs>
              <w:tab w:val="right" w:pos="9016"/>
            </w:tabs>
            <w:rPr>
              <w:ins w:id="69" w:author="Morris Baradza" w:date="2018-05-23T11:49:00Z"/>
              <w:rFonts w:asciiTheme="minorHAnsi" w:eastAsiaTheme="minorEastAsia" w:hAnsiTheme="minorHAnsi" w:cstheme="minorBidi"/>
              <w:noProof/>
              <w:lang w:val="en-ZA" w:eastAsia="en-ZA"/>
            </w:rPr>
          </w:pPr>
          <w:ins w:id="70"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"_Toc514839487"</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Configure System</w:t>
            </w:r>
            <w:r>
              <w:rPr>
                <w:noProof/>
                <w:webHidden/>
              </w:rPr>
              <w:tab/>
            </w:r>
            <w:r>
              <w:rPr>
                <w:noProof/>
                <w:webHidden/>
              </w:rPr>
              <w:fldChar w:fldCharType="begin"/>
            </w:r>
            <w:r>
              <w:rPr>
                <w:noProof/>
                <w:webHidden/>
              </w:rPr>
              <w:instrText xml:space="preserve"> PAGEREF _Toc514839487 \h </w:instrText>
            </w:r>
            <w:r>
              <w:rPr>
                <w:noProof/>
                <w:webHidden/>
              </w:rPr>
            </w:r>
          </w:ins>
          <w:r>
            <w:rPr>
              <w:noProof/>
              <w:webHidden/>
            </w:rPr>
            <w:fldChar w:fldCharType="separate"/>
          </w:r>
          <w:ins w:id="71" w:author="Morris Baradza" w:date="2018-05-23T11:49:00Z">
            <w:r>
              <w:rPr>
                <w:noProof/>
                <w:webHidden/>
              </w:rPr>
              <w:t>12</w:t>
            </w:r>
            <w:r>
              <w:rPr>
                <w:noProof/>
                <w:webHidden/>
              </w:rPr>
              <w:fldChar w:fldCharType="end"/>
            </w:r>
            <w:r w:rsidRPr="00B838D1">
              <w:rPr>
                <w:rStyle w:val="Hyperlink"/>
                <w:noProof/>
              </w:rPr>
              <w:fldChar w:fldCharType="end"/>
            </w:r>
          </w:ins>
        </w:p>
        <w:p w14:paraId="2A2E0767" w14:textId="18ADCC06" w:rsidR="00C626CE" w:rsidRDefault="00C626CE">
          <w:pPr>
            <w:pStyle w:val="TOC3"/>
            <w:tabs>
              <w:tab w:val="right" w:pos="9016"/>
            </w:tabs>
            <w:rPr>
              <w:ins w:id="72" w:author="Morris Baradza" w:date="2018-05-23T11:49:00Z"/>
              <w:rFonts w:asciiTheme="minorHAnsi" w:eastAsiaTheme="minorEastAsia" w:hAnsiTheme="minorHAnsi" w:cstheme="minorBidi"/>
              <w:noProof/>
              <w:lang w:val="en-ZA" w:eastAsia="en-ZA"/>
            </w:rPr>
          </w:pPr>
          <w:ins w:id="73"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"_Toc514839488"</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Worker Types</w:t>
            </w:r>
            <w:r>
              <w:rPr>
                <w:noProof/>
                <w:webHidden/>
              </w:rPr>
              <w:tab/>
            </w:r>
            <w:r>
              <w:rPr>
                <w:noProof/>
                <w:webHidden/>
              </w:rPr>
              <w:fldChar w:fldCharType="begin"/>
            </w:r>
            <w:r>
              <w:rPr>
                <w:noProof/>
                <w:webHidden/>
              </w:rPr>
              <w:instrText xml:space="preserve"> PAGEREF _Toc514839488 \h </w:instrText>
            </w:r>
            <w:r>
              <w:rPr>
                <w:noProof/>
                <w:webHidden/>
              </w:rPr>
            </w:r>
          </w:ins>
          <w:r>
            <w:rPr>
              <w:noProof/>
              <w:webHidden/>
            </w:rPr>
            <w:fldChar w:fldCharType="separate"/>
          </w:r>
          <w:ins w:id="74" w:author="Morris Baradza" w:date="2018-05-23T11:49:00Z">
            <w:r>
              <w:rPr>
                <w:noProof/>
                <w:webHidden/>
              </w:rPr>
              <w:t>12</w:t>
            </w:r>
            <w:r>
              <w:rPr>
                <w:noProof/>
                <w:webHidden/>
              </w:rPr>
              <w:fldChar w:fldCharType="end"/>
            </w:r>
            <w:r w:rsidRPr="00B838D1">
              <w:rPr>
                <w:rStyle w:val="Hyperlink"/>
                <w:noProof/>
              </w:rPr>
              <w:fldChar w:fldCharType="end"/>
            </w:r>
          </w:ins>
        </w:p>
        <w:p w14:paraId="42DEBADB" w14:textId="3A0B65B6" w:rsidR="00C626CE" w:rsidRDefault="00C626CE">
          <w:pPr>
            <w:pStyle w:val="TOC3"/>
            <w:tabs>
              <w:tab w:val="right" w:pos="9016"/>
            </w:tabs>
            <w:rPr>
              <w:ins w:id="75" w:author="Morris Baradza" w:date="2018-05-23T11:49:00Z"/>
              <w:rFonts w:asciiTheme="minorHAnsi" w:eastAsiaTheme="minorEastAsia" w:hAnsiTheme="minorHAnsi" w:cstheme="minorBidi"/>
              <w:noProof/>
              <w:lang w:val="en-ZA" w:eastAsia="en-ZA"/>
            </w:rPr>
          </w:pPr>
          <w:ins w:id="76"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"_Toc514839489"</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Add worker type</w:t>
            </w:r>
            <w:r>
              <w:rPr>
                <w:noProof/>
                <w:webHidden/>
              </w:rPr>
              <w:tab/>
            </w:r>
            <w:r>
              <w:rPr>
                <w:noProof/>
                <w:webHidden/>
              </w:rPr>
              <w:fldChar w:fldCharType="begin"/>
            </w:r>
            <w:r>
              <w:rPr>
                <w:noProof/>
                <w:webHidden/>
              </w:rPr>
              <w:instrText xml:space="preserve"> PAGEREF _Toc514839489 \h </w:instrText>
            </w:r>
            <w:r>
              <w:rPr>
                <w:noProof/>
                <w:webHidden/>
              </w:rPr>
            </w:r>
          </w:ins>
          <w:r>
            <w:rPr>
              <w:noProof/>
              <w:webHidden/>
            </w:rPr>
            <w:fldChar w:fldCharType="separate"/>
          </w:r>
          <w:ins w:id="77" w:author="Morris Baradza" w:date="2018-05-23T11:49:00Z">
            <w:r>
              <w:rPr>
                <w:noProof/>
                <w:webHidden/>
              </w:rPr>
              <w:t>13</w:t>
            </w:r>
            <w:r>
              <w:rPr>
                <w:noProof/>
                <w:webHidden/>
              </w:rPr>
              <w:fldChar w:fldCharType="end"/>
            </w:r>
            <w:r w:rsidRPr="00B838D1">
              <w:rPr>
                <w:rStyle w:val="Hyperlink"/>
                <w:noProof/>
              </w:rPr>
              <w:fldChar w:fldCharType="end"/>
            </w:r>
          </w:ins>
        </w:p>
        <w:p w14:paraId="75B3457D" w14:textId="4BBDF31E" w:rsidR="00C626CE" w:rsidRDefault="00C626CE">
          <w:pPr>
            <w:pStyle w:val="TOC3"/>
            <w:tabs>
              <w:tab w:val="right" w:pos="9016"/>
            </w:tabs>
            <w:rPr>
              <w:ins w:id="78" w:author="Morris Baradza" w:date="2018-05-23T11:49:00Z"/>
              <w:rFonts w:asciiTheme="minorHAnsi" w:eastAsiaTheme="minorEastAsia" w:hAnsiTheme="minorHAnsi" w:cstheme="minorBidi"/>
              <w:noProof/>
              <w:lang w:val="en-ZA" w:eastAsia="en-ZA"/>
            </w:rPr>
          </w:pPr>
          <w:ins w:id="79"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"_Toc514839490"</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Worker Levels</w:t>
            </w:r>
            <w:r>
              <w:rPr>
                <w:noProof/>
                <w:webHidden/>
              </w:rPr>
              <w:tab/>
            </w:r>
            <w:r>
              <w:rPr>
                <w:noProof/>
                <w:webHidden/>
              </w:rPr>
              <w:fldChar w:fldCharType="begin"/>
            </w:r>
            <w:r>
              <w:rPr>
                <w:noProof/>
                <w:webHidden/>
              </w:rPr>
              <w:instrText xml:space="preserve"> PAGEREF _Toc514839490 \h </w:instrText>
            </w:r>
            <w:r>
              <w:rPr>
                <w:noProof/>
                <w:webHidden/>
              </w:rPr>
            </w:r>
          </w:ins>
          <w:r>
            <w:rPr>
              <w:noProof/>
              <w:webHidden/>
            </w:rPr>
            <w:fldChar w:fldCharType="separate"/>
          </w:r>
          <w:ins w:id="80" w:author="Morris Baradza" w:date="2018-05-23T11:49:00Z">
            <w:r>
              <w:rPr>
                <w:noProof/>
                <w:webHidden/>
              </w:rPr>
              <w:t>14</w:t>
            </w:r>
            <w:r>
              <w:rPr>
                <w:noProof/>
                <w:webHidden/>
              </w:rPr>
              <w:fldChar w:fldCharType="end"/>
            </w:r>
            <w:r w:rsidRPr="00B838D1">
              <w:rPr>
                <w:rStyle w:val="Hyperlink"/>
                <w:noProof/>
              </w:rPr>
              <w:fldChar w:fldCharType="end"/>
            </w:r>
          </w:ins>
        </w:p>
        <w:p w14:paraId="797DB5C2" w14:textId="3B0179B7" w:rsidR="00C626CE" w:rsidRDefault="00C626CE">
          <w:pPr>
            <w:pStyle w:val="TOC3"/>
            <w:tabs>
              <w:tab w:val="right" w:pos="9016"/>
            </w:tabs>
            <w:rPr>
              <w:ins w:id="81" w:author="Morris Baradza" w:date="2018-05-23T11:49:00Z"/>
              <w:rFonts w:asciiTheme="minorHAnsi" w:eastAsiaTheme="minorEastAsia" w:hAnsiTheme="minorHAnsi" w:cstheme="minorBidi"/>
              <w:noProof/>
              <w:lang w:val="en-ZA" w:eastAsia="en-ZA"/>
            </w:rPr>
          </w:pPr>
          <w:ins w:id="82"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"_Toc514839491"</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Add worker Levels</w:t>
            </w:r>
            <w:r>
              <w:rPr>
                <w:noProof/>
                <w:webHidden/>
              </w:rPr>
              <w:tab/>
            </w:r>
            <w:r>
              <w:rPr>
                <w:noProof/>
                <w:webHidden/>
              </w:rPr>
              <w:fldChar w:fldCharType="begin"/>
            </w:r>
            <w:r>
              <w:rPr>
                <w:noProof/>
                <w:webHidden/>
              </w:rPr>
              <w:instrText xml:space="preserve"> PAGEREF _Toc514839491 \h </w:instrText>
            </w:r>
            <w:r>
              <w:rPr>
                <w:noProof/>
                <w:webHidden/>
              </w:rPr>
            </w:r>
          </w:ins>
          <w:r>
            <w:rPr>
              <w:noProof/>
              <w:webHidden/>
            </w:rPr>
            <w:fldChar w:fldCharType="separate"/>
          </w:r>
          <w:ins w:id="83" w:author="Morris Baradza" w:date="2018-05-23T11:49:00Z">
            <w:r>
              <w:rPr>
                <w:noProof/>
                <w:webHidden/>
              </w:rPr>
              <w:t>14</w:t>
            </w:r>
            <w:r>
              <w:rPr>
                <w:noProof/>
                <w:webHidden/>
              </w:rPr>
              <w:fldChar w:fldCharType="end"/>
            </w:r>
            <w:r w:rsidRPr="00B838D1">
              <w:rPr>
                <w:rStyle w:val="Hyperlink"/>
                <w:noProof/>
              </w:rPr>
              <w:fldChar w:fldCharType="end"/>
            </w:r>
          </w:ins>
        </w:p>
        <w:p w14:paraId="66B2BC4D" w14:textId="40CECAD9" w:rsidR="00C626CE" w:rsidRDefault="00C626CE">
          <w:pPr>
            <w:pStyle w:val="TOC3"/>
            <w:tabs>
              <w:tab w:val="right" w:pos="9016"/>
            </w:tabs>
            <w:rPr>
              <w:ins w:id="84" w:author="Morris Baradza" w:date="2018-05-23T11:49:00Z"/>
              <w:rFonts w:asciiTheme="minorHAnsi" w:eastAsiaTheme="minorEastAsia" w:hAnsiTheme="minorHAnsi" w:cstheme="minorBidi"/>
              <w:noProof/>
              <w:lang w:val="en-ZA" w:eastAsia="en-ZA"/>
            </w:rPr>
          </w:pPr>
          <w:ins w:id="85"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"_Toc514839492"</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Worker Salary</w:t>
            </w:r>
            <w:r>
              <w:rPr>
                <w:noProof/>
                <w:webHidden/>
              </w:rPr>
              <w:tab/>
            </w:r>
            <w:r>
              <w:rPr>
                <w:noProof/>
                <w:webHidden/>
              </w:rPr>
              <w:fldChar w:fldCharType="begin"/>
            </w:r>
            <w:r>
              <w:rPr>
                <w:noProof/>
                <w:webHidden/>
              </w:rPr>
              <w:instrText xml:space="preserve"> PAGEREF _Toc514839492 \h </w:instrText>
            </w:r>
            <w:r>
              <w:rPr>
                <w:noProof/>
                <w:webHidden/>
              </w:rPr>
            </w:r>
          </w:ins>
          <w:r>
            <w:rPr>
              <w:noProof/>
              <w:webHidden/>
            </w:rPr>
            <w:fldChar w:fldCharType="separate"/>
          </w:r>
          <w:ins w:id="86" w:author="Morris Baradza" w:date="2018-05-23T11:49:00Z">
            <w:r>
              <w:rPr>
                <w:noProof/>
                <w:webHidden/>
              </w:rPr>
              <w:t>15</w:t>
            </w:r>
            <w:r>
              <w:rPr>
                <w:noProof/>
                <w:webHidden/>
              </w:rPr>
              <w:fldChar w:fldCharType="end"/>
            </w:r>
            <w:r w:rsidRPr="00B838D1">
              <w:rPr>
                <w:rStyle w:val="Hyperlink"/>
                <w:noProof/>
              </w:rPr>
              <w:fldChar w:fldCharType="end"/>
            </w:r>
          </w:ins>
        </w:p>
        <w:p w14:paraId="71EEB44E" w14:textId="7EDE7967" w:rsidR="00C626CE" w:rsidRDefault="00C626CE">
          <w:pPr>
            <w:pStyle w:val="TOC3"/>
            <w:tabs>
              <w:tab w:val="right" w:pos="9016"/>
            </w:tabs>
            <w:rPr>
              <w:ins w:id="87" w:author="Morris Baradza" w:date="2018-05-23T11:49:00Z"/>
              <w:rFonts w:asciiTheme="minorHAnsi" w:eastAsiaTheme="minorEastAsia" w:hAnsiTheme="minorHAnsi" w:cstheme="minorBidi"/>
              <w:noProof/>
              <w:lang w:val="en-ZA" w:eastAsia="en-ZA"/>
            </w:rPr>
          </w:pPr>
          <w:ins w:id="88"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"_Toc514839493"</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Add worker salary</w:t>
            </w:r>
            <w:r>
              <w:rPr>
                <w:noProof/>
                <w:webHidden/>
              </w:rPr>
              <w:tab/>
            </w:r>
            <w:r>
              <w:rPr>
                <w:noProof/>
                <w:webHidden/>
              </w:rPr>
              <w:fldChar w:fldCharType="begin"/>
            </w:r>
            <w:r>
              <w:rPr>
                <w:noProof/>
                <w:webHidden/>
              </w:rPr>
              <w:instrText xml:space="preserve"> PAGEREF _Toc514839493 \h </w:instrText>
            </w:r>
            <w:r>
              <w:rPr>
                <w:noProof/>
                <w:webHidden/>
              </w:rPr>
            </w:r>
          </w:ins>
          <w:r>
            <w:rPr>
              <w:noProof/>
              <w:webHidden/>
            </w:rPr>
            <w:fldChar w:fldCharType="separate"/>
          </w:r>
          <w:ins w:id="89" w:author="Morris Baradza" w:date="2018-05-23T11:49:00Z">
            <w:r>
              <w:rPr>
                <w:noProof/>
                <w:webHidden/>
              </w:rPr>
              <w:t>16</w:t>
            </w:r>
            <w:r>
              <w:rPr>
                <w:noProof/>
                <w:webHidden/>
              </w:rPr>
              <w:fldChar w:fldCharType="end"/>
            </w:r>
            <w:r w:rsidRPr="00B838D1">
              <w:rPr>
                <w:rStyle w:val="Hyperlink"/>
                <w:noProof/>
              </w:rPr>
              <w:fldChar w:fldCharType="end"/>
            </w:r>
          </w:ins>
        </w:p>
        <w:p w14:paraId="6D880879" w14:textId="623EA4C9" w:rsidR="00C626CE" w:rsidRDefault="00C626CE">
          <w:pPr>
            <w:pStyle w:val="TOC3"/>
            <w:tabs>
              <w:tab w:val="right" w:pos="9016"/>
            </w:tabs>
            <w:rPr>
              <w:ins w:id="90" w:author="Morris Baradza" w:date="2018-05-23T11:49:00Z"/>
              <w:rFonts w:asciiTheme="minorHAnsi" w:eastAsiaTheme="minorEastAsia" w:hAnsiTheme="minorHAnsi" w:cstheme="minorBidi"/>
              <w:noProof/>
              <w:lang w:val="en-ZA" w:eastAsia="en-ZA"/>
            </w:rPr>
          </w:pPr>
          <w:ins w:id="91"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"_Toc514839494"</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Study Location</w:t>
            </w:r>
            <w:r>
              <w:rPr>
                <w:noProof/>
                <w:webHidden/>
              </w:rPr>
              <w:tab/>
            </w:r>
            <w:r>
              <w:rPr>
                <w:noProof/>
                <w:webHidden/>
              </w:rPr>
              <w:fldChar w:fldCharType="begin"/>
            </w:r>
            <w:r>
              <w:rPr>
                <w:noProof/>
                <w:webHidden/>
              </w:rPr>
              <w:instrText xml:space="preserve"> PAGEREF _Toc514839494 \h </w:instrText>
            </w:r>
            <w:r>
              <w:rPr>
                <w:noProof/>
                <w:webHidden/>
              </w:rPr>
            </w:r>
          </w:ins>
          <w:r>
            <w:rPr>
              <w:noProof/>
              <w:webHidden/>
            </w:rPr>
            <w:fldChar w:fldCharType="separate"/>
          </w:r>
          <w:ins w:id="92" w:author="Morris Baradza" w:date="2018-05-23T11:49:00Z">
            <w:r>
              <w:rPr>
                <w:noProof/>
                <w:webHidden/>
              </w:rPr>
              <w:t>17</w:t>
            </w:r>
            <w:r>
              <w:rPr>
                <w:noProof/>
                <w:webHidden/>
              </w:rPr>
              <w:fldChar w:fldCharType="end"/>
            </w:r>
            <w:r w:rsidRPr="00B838D1">
              <w:rPr>
                <w:rStyle w:val="Hyperlink"/>
                <w:noProof/>
              </w:rPr>
              <w:fldChar w:fldCharType="end"/>
            </w:r>
          </w:ins>
        </w:p>
        <w:p w14:paraId="16B9F8C7" w14:textId="09578A82" w:rsidR="00C626CE" w:rsidRDefault="00C626CE">
          <w:pPr>
            <w:pStyle w:val="TOC3"/>
            <w:tabs>
              <w:tab w:val="right" w:pos="9016"/>
            </w:tabs>
            <w:rPr>
              <w:ins w:id="93" w:author="Morris Baradza" w:date="2018-05-23T11:49:00Z"/>
              <w:rFonts w:asciiTheme="minorHAnsi" w:eastAsiaTheme="minorEastAsia" w:hAnsiTheme="minorHAnsi" w:cstheme="minorBidi"/>
              <w:noProof/>
              <w:lang w:val="en-ZA" w:eastAsia="en-ZA"/>
            </w:rPr>
          </w:pPr>
          <w:ins w:id="94"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"_Toc514839495"</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Add Study location</w:t>
            </w:r>
            <w:r>
              <w:rPr>
                <w:noProof/>
                <w:webHidden/>
              </w:rPr>
              <w:tab/>
            </w:r>
            <w:r>
              <w:rPr>
                <w:noProof/>
                <w:webHidden/>
              </w:rPr>
              <w:fldChar w:fldCharType="begin"/>
            </w:r>
            <w:r>
              <w:rPr>
                <w:noProof/>
                <w:webHidden/>
              </w:rPr>
              <w:instrText xml:space="preserve"> PAGEREF _Toc514839495 \h </w:instrText>
            </w:r>
            <w:r>
              <w:rPr>
                <w:noProof/>
                <w:webHidden/>
              </w:rPr>
            </w:r>
          </w:ins>
          <w:r>
            <w:rPr>
              <w:noProof/>
              <w:webHidden/>
            </w:rPr>
            <w:fldChar w:fldCharType="separate"/>
          </w:r>
          <w:ins w:id="95" w:author="Morris Baradza" w:date="2018-05-23T11:49:00Z">
            <w:r>
              <w:rPr>
                <w:noProof/>
                <w:webHidden/>
              </w:rPr>
              <w:t>18</w:t>
            </w:r>
            <w:r>
              <w:rPr>
                <w:noProof/>
                <w:webHidden/>
              </w:rPr>
              <w:fldChar w:fldCharType="end"/>
            </w:r>
            <w:r w:rsidRPr="00B838D1">
              <w:rPr>
                <w:rStyle w:val="Hyperlink"/>
                <w:noProof/>
              </w:rPr>
              <w:fldChar w:fldCharType="end"/>
            </w:r>
          </w:ins>
        </w:p>
        <w:p w14:paraId="7789B6A4" w14:textId="3F9750BB" w:rsidR="00C626CE" w:rsidRDefault="00C626CE">
          <w:pPr>
            <w:pStyle w:val="TOC3"/>
            <w:tabs>
              <w:tab w:val="right" w:pos="9016"/>
            </w:tabs>
            <w:rPr>
              <w:ins w:id="96" w:author="Morris Baradza" w:date="2018-05-23T11:49:00Z"/>
              <w:rFonts w:asciiTheme="minorHAnsi" w:eastAsiaTheme="minorEastAsia" w:hAnsiTheme="minorHAnsi" w:cstheme="minorBidi"/>
              <w:noProof/>
              <w:lang w:val="en-ZA" w:eastAsia="en-ZA"/>
            </w:rPr>
          </w:pPr>
          <w:ins w:id="97"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"_Toc514839496"</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Distance Look up table</w:t>
            </w:r>
            <w:r>
              <w:rPr>
                <w:noProof/>
                <w:webHidden/>
              </w:rPr>
              <w:tab/>
            </w:r>
            <w:r>
              <w:rPr>
                <w:noProof/>
                <w:webHidden/>
              </w:rPr>
              <w:fldChar w:fldCharType="begin"/>
            </w:r>
            <w:r>
              <w:rPr>
                <w:noProof/>
                <w:webHidden/>
              </w:rPr>
              <w:instrText xml:space="preserve"> PAGEREF _Toc514839496 \h </w:instrText>
            </w:r>
            <w:r>
              <w:rPr>
                <w:noProof/>
                <w:webHidden/>
              </w:rPr>
            </w:r>
          </w:ins>
          <w:r>
            <w:rPr>
              <w:noProof/>
              <w:webHidden/>
            </w:rPr>
            <w:fldChar w:fldCharType="separate"/>
          </w:r>
          <w:ins w:id="98" w:author="Morris Baradza" w:date="2018-05-23T11:49:00Z">
            <w:r>
              <w:rPr>
                <w:noProof/>
                <w:webHidden/>
              </w:rPr>
              <w:t>19</w:t>
            </w:r>
            <w:r>
              <w:rPr>
                <w:noProof/>
                <w:webHidden/>
              </w:rPr>
              <w:fldChar w:fldCharType="end"/>
            </w:r>
            <w:r w:rsidRPr="00B838D1">
              <w:rPr>
                <w:rStyle w:val="Hyperlink"/>
                <w:noProof/>
              </w:rPr>
              <w:fldChar w:fldCharType="end"/>
            </w:r>
          </w:ins>
        </w:p>
        <w:p w14:paraId="7930B54D" w14:textId="15DF3E78" w:rsidR="00C626CE" w:rsidRDefault="00C626CE">
          <w:pPr>
            <w:pStyle w:val="TOC3"/>
            <w:tabs>
              <w:tab w:val="right" w:pos="9016"/>
            </w:tabs>
            <w:rPr>
              <w:ins w:id="99" w:author="Morris Baradza" w:date="2018-05-23T11:49:00Z"/>
              <w:rFonts w:asciiTheme="minorHAnsi" w:eastAsiaTheme="minorEastAsia" w:hAnsiTheme="minorHAnsi" w:cstheme="minorBidi"/>
              <w:noProof/>
              <w:lang w:val="en-ZA" w:eastAsia="en-ZA"/>
            </w:rPr>
          </w:pPr>
          <w:ins w:id="100"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"_Toc514839497"</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Add distance look up table</w:t>
            </w:r>
            <w:r>
              <w:rPr>
                <w:noProof/>
                <w:webHidden/>
              </w:rPr>
              <w:tab/>
            </w:r>
            <w:r>
              <w:rPr>
                <w:noProof/>
                <w:webHidden/>
              </w:rPr>
              <w:fldChar w:fldCharType="begin"/>
            </w:r>
            <w:r>
              <w:rPr>
                <w:noProof/>
                <w:webHidden/>
              </w:rPr>
              <w:instrText xml:space="preserve"> PAGEREF _Toc514839497 \h </w:instrText>
            </w:r>
            <w:r>
              <w:rPr>
                <w:noProof/>
                <w:webHidden/>
              </w:rPr>
            </w:r>
          </w:ins>
          <w:r>
            <w:rPr>
              <w:noProof/>
              <w:webHidden/>
            </w:rPr>
            <w:fldChar w:fldCharType="separate"/>
          </w:r>
          <w:ins w:id="101" w:author="Morris Baradza" w:date="2018-05-23T11:49:00Z">
            <w:r>
              <w:rPr>
                <w:noProof/>
                <w:webHidden/>
              </w:rPr>
              <w:t>19</w:t>
            </w:r>
            <w:r>
              <w:rPr>
                <w:noProof/>
                <w:webHidden/>
              </w:rPr>
              <w:fldChar w:fldCharType="end"/>
            </w:r>
            <w:r w:rsidRPr="00B838D1">
              <w:rPr>
                <w:rStyle w:val="Hyperlink"/>
                <w:noProof/>
              </w:rPr>
              <w:fldChar w:fldCharType="end"/>
            </w:r>
          </w:ins>
        </w:p>
        <w:p w14:paraId="5CA83166" w14:textId="132915FB" w:rsidR="00C626CE" w:rsidRDefault="00C626CE">
          <w:pPr>
            <w:pStyle w:val="TOC3"/>
            <w:tabs>
              <w:tab w:val="right" w:pos="9016"/>
            </w:tabs>
            <w:rPr>
              <w:ins w:id="102" w:author="Morris Baradza" w:date="2018-05-23T11:49:00Z"/>
              <w:rFonts w:asciiTheme="minorHAnsi" w:eastAsiaTheme="minorEastAsia" w:hAnsiTheme="minorHAnsi" w:cstheme="minorBidi"/>
              <w:noProof/>
              <w:lang w:val="en-ZA" w:eastAsia="en-ZA"/>
            </w:rPr>
          </w:pPr>
          <w:ins w:id="103"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"_Toc514839498"</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General Settings</w:t>
            </w:r>
            <w:r>
              <w:rPr>
                <w:noProof/>
                <w:webHidden/>
              </w:rPr>
              <w:tab/>
            </w:r>
            <w:r>
              <w:rPr>
                <w:noProof/>
                <w:webHidden/>
              </w:rPr>
              <w:fldChar w:fldCharType="begin"/>
            </w:r>
            <w:r>
              <w:rPr>
                <w:noProof/>
                <w:webHidden/>
              </w:rPr>
              <w:instrText xml:space="preserve"> PAGEREF _Toc514839498 \h </w:instrText>
            </w:r>
            <w:r>
              <w:rPr>
                <w:noProof/>
                <w:webHidden/>
              </w:rPr>
            </w:r>
          </w:ins>
          <w:r>
            <w:rPr>
              <w:noProof/>
              <w:webHidden/>
            </w:rPr>
            <w:fldChar w:fldCharType="separate"/>
          </w:r>
          <w:ins w:id="104" w:author="Morris Baradza" w:date="2018-05-23T11:49:00Z">
            <w:r>
              <w:rPr>
                <w:noProof/>
                <w:webHidden/>
              </w:rPr>
              <w:t>20</w:t>
            </w:r>
            <w:r>
              <w:rPr>
                <w:noProof/>
                <w:webHidden/>
              </w:rPr>
              <w:fldChar w:fldCharType="end"/>
            </w:r>
            <w:r w:rsidRPr="00B838D1">
              <w:rPr>
                <w:rStyle w:val="Hyperlink"/>
                <w:noProof/>
              </w:rPr>
              <w:fldChar w:fldCharType="end"/>
            </w:r>
          </w:ins>
        </w:p>
        <w:p w14:paraId="3B7BFB95" w14:textId="564DEE31" w:rsidR="00C626CE" w:rsidRDefault="00C626CE">
          <w:pPr>
            <w:pStyle w:val="TOC3"/>
            <w:tabs>
              <w:tab w:val="right" w:pos="9016"/>
            </w:tabs>
            <w:rPr>
              <w:ins w:id="105" w:author="Morris Baradza" w:date="2018-05-23T11:49:00Z"/>
              <w:rFonts w:asciiTheme="minorHAnsi" w:eastAsiaTheme="minorEastAsia" w:hAnsiTheme="minorHAnsi" w:cstheme="minorBidi"/>
              <w:noProof/>
              <w:lang w:val="en-ZA" w:eastAsia="en-ZA"/>
            </w:rPr>
          </w:pPr>
          <w:ins w:id="106"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"_Toc514839499"</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System Users</w:t>
            </w:r>
            <w:r>
              <w:rPr>
                <w:noProof/>
                <w:webHidden/>
              </w:rPr>
              <w:tab/>
            </w:r>
            <w:r>
              <w:rPr>
                <w:noProof/>
                <w:webHidden/>
              </w:rPr>
              <w:fldChar w:fldCharType="begin"/>
            </w:r>
            <w:r>
              <w:rPr>
                <w:noProof/>
                <w:webHidden/>
              </w:rPr>
              <w:instrText xml:space="preserve"> PAGEREF _Toc514839499 \h </w:instrText>
            </w:r>
            <w:r>
              <w:rPr>
                <w:noProof/>
                <w:webHidden/>
              </w:rPr>
            </w:r>
          </w:ins>
          <w:r>
            <w:rPr>
              <w:noProof/>
              <w:webHidden/>
            </w:rPr>
            <w:fldChar w:fldCharType="separate"/>
          </w:r>
          <w:ins w:id="107" w:author="Morris Baradza" w:date="2018-05-23T11:49:00Z">
            <w:r>
              <w:rPr>
                <w:noProof/>
                <w:webHidden/>
              </w:rPr>
              <w:t>21</w:t>
            </w:r>
            <w:r>
              <w:rPr>
                <w:noProof/>
                <w:webHidden/>
              </w:rPr>
              <w:fldChar w:fldCharType="end"/>
            </w:r>
            <w:r w:rsidRPr="00B838D1">
              <w:rPr>
                <w:rStyle w:val="Hyperlink"/>
                <w:noProof/>
              </w:rPr>
              <w:fldChar w:fldCharType="end"/>
            </w:r>
          </w:ins>
        </w:p>
        <w:p w14:paraId="1E6F61B1" w14:textId="4A6B6092" w:rsidR="00C626CE" w:rsidRDefault="00C626CE">
          <w:pPr>
            <w:pStyle w:val="TOC3"/>
            <w:tabs>
              <w:tab w:val="right" w:pos="9016"/>
            </w:tabs>
            <w:rPr>
              <w:ins w:id="108" w:author="Morris Baradza" w:date="2018-05-23T11:49:00Z"/>
              <w:rFonts w:asciiTheme="minorHAnsi" w:eastAsiaTheme="minorEastAsia" w:hAnsiTheme="minorHAnsi" w:cstheme="minorBidi"/>
              <w:noProof/>
              <w:lang w:val="en-ZA" w:eastAsia="en-ZA"/>
            </w:rPr>
          </w:pPr>
          <w:ins w:id="109"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"_Toc514839500"</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Create system user</w:t>
            </w:r>
            <w:r>
              <w:rPr>
                <w:noProof/>
                <w:webHidden/>
              </w:rPr>
              <w:tab/>
            </w:r>
            <w:r>
              <w:rPr>
                <w:noProof/>
                <w:webHidden/>
              </w:rPr>
              <w:fldChar w:fldCharType="begin"/>
            </w:r>
            <w:r>
              <w:rPr>
                <w:noProof/>
                <w:webHidden/>
              </w:rPr>
              <w:instrText xml:space="preserve"> PAGEREF _Toc514839500 \h </w:instrText>
            </w:r>
            <w:r>
              <w:rPr>
                <w:noProof/>
                <w:webHidden/>
              </w:rPr>
            </w:r>
          </w:ins>
          <w:r>
            <w:rPr>
              <w:noProof/>
              <w:webHidden/>
            </w:rPr>
            <w:fldChar w:fldCharType="separate"/>
          </w:r>
          <w:ins w:id="110" w:author="Morris Baradza" w:date="2018-05-23T11:49:00Z">
            <w:r>
              <w:rPr>
                <w:noProof/>
                <w:webHidden/>
              </w:rPr>
              <w:t>22</w:t>
            </w:r>
            <w:r>
              <w:rPr>
                <w:noProof/>
                <w:webHidden/>
              </w:rPr>
              <w:fldChar w:fldCharType="end"/>
            </w:r>
            <w:r w:rsidRPr="00B838D1">
              <w:rPr>
                <w:rStyle w:val="Hyperlink"/>
                <w:noProof/>
              </w:rPr>
              <w:fldChar w:fldCharType="end"/>
            </w:r>
          </w:ins>
        </w:p>
        <w:p w14:paraId="32037F9F" w14:textId="0F27E6EA" w:rsidR="00C626CE" w:rsidRDefault="00C626CE">
          <w:pPr>
            <w:pStyle w:val="TOC3"/>
            <w:tabs>
              <w:tab w:val="right" w:pos="9016"/>
            </w:tabs>
            <w:rPr>
              <w:ins w:id="111" w:author="Morris Baradza" w:date="2018-05-23T11:49:00Z"/>
              <w:rFonts w:asciiTheme="minorHAnsi" w:eastAsiaTheme="minorEastAsia" w:hAnsiTheme="minorHAnsi" w:cstheme="minorBidi"/>
              <w:noProof/>
              <w:lang w:val="en-ZA" w:eastAsia="en-ZA"/>
            </w:rPr>
          </w:pPr>
          <w:ins w:id="112"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"_Toc514839501"</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Allocation Export</w:t>
            </w:r>
            <w:r>
              <w:rPr>
                <w:noProof/>
                <w:webHidden/>
              </w:rPr>
              <w:tab/>
            </w:r>
            <w:r>
              <w:rPr>
                <w:noProof/>
                <w:webHidden/>
              </w:rPr>
              <w:fldChar w:fldCharType="begin"/>
            </w:r>
            <w:r>
              <w:rPr>
                <w:noProof/>
                <w:webHidden/>
              </w:rPr>
              <w:instrText xml:space="preserve"> PAGEREF _Toc514839501 \h </w:instrText>
            </w:r>
            <w:r>
              <w:rPr>
                <w:noProof/>
                <w:webHidden/>
              </w:rPr>
            </w:r>
          </w:ins>
          <w:r>
            <w:rPr>
              <w:noProof/>
              <w:webHidden/>
            </w:rPr>
            <w:fldChar w:fldCharType="separate"/>
          </w:r>
          <w:ins w:id="113" w:author="Morris Baradza" w:date="2018-05-23T11:49:00Z">
            <w:r>
              <w:rPr>
                <w:noProof/>
                <w:webHidden/>
              </w:rPr>
              <w:t>22</w:t>
            </w:r>
            <w:r>
              <w:rPr>
                <w:noProof/>
                <w:webHidden/>
              </w:rPr>
              <w:fldChar w:fldCharType="end"/>
            </w:r>
            <w:r w:rsidRPr="00B838D1">
              <w:rPr>
                <w:rStyle w:val="Hyperlink"/>
                <w:noProof/>
              </w:rPr>
              <w:fldChar w:fldCharType="end"/>
            </w:r>
          </w:ins>
        </w:p>
        <w:p w14:paraId="4B43B2B4" w14:textId="3C1E7E36" w:rsidR="00C626CE" w:rsidRDefault="00C626CE">
          <w:pPr>
            <w:pStyle w:val="TOC3"/>
            <w:tabs>
              <w:tab w:val="right" w:pos="9016"/>
            </w:tabs>
            <w:rPr>
              <w:ins w:id="114" w:author="Morris Baradza" w:date="2018-05-23T11:49:00Z"/>
              <w:rFonts w:asciiTheme="minorHAnsi" w:eastAsiaTheme="minorEastAsia" w:hAnsiTheme="minorHAnsi" w:cstheme="minorBidi"/>
              <w:noProof/>
              <w:lang w:val="en-ZA" w:eastAsia="en-ZA"/>
            </w:rPr>
          </w:pPr>
          <w:ins w:id="115"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"_Toc514839502"</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Upload file</w:t>
            </w:r>
            <w:r>
              <w:rPr>
                <w:noProof/>
                <w:webHidden/>
              </w:rPr>
              <w:tab/>
            </w:r>
            <w:r>
              <w:rPr>
                <w:noProof/>
                <w:webHidden/>
              </w:rPr>
              <w:fldChar w:fldCharType="begin"/>
            </w:r>
            <w:r>
              <w:rPr>
                <w:noProof/>
                <w:webHidden/>
              </w:rPr>
              <w:instrText xml:space="preserve"> PAGEREF _Toc514839502 \h </w:instrText>
            </w:r>
            <w:r>
              <w:rPr>
                <w:noProof/>
                <w:webHidden/>
              </w:rPr>
            </w:r>
          </w:ins>
          <w:r>
            <w:rPr>
              <w:noProof/>
              <w:webHidden/>
            </w:rPr>
            <w:fldChar w:fldCharType="separate"/>
          </w:r>
          <w:ins w:id="116" w:author="Morris Baradza" w:date="2018-05-23T11:49:00Z">
            <w:r>
              <w:rPr>
                <w:noProof/>
                <w:webHidden/>
              </w:rPr>
              <w:t>23</w:t>
            </w:r>
            <w:r>
              <w:rPr>
                <w:noProof/>
                <w:webHidden/>
              </w:rPr>
              <w:fldChar w:fldCharType="end"/>
            </w:r>
            <w:r w:rsidRPr="00B838D1">
              <w:rPr>
                <w:rStyle w:val="Hyperlink"/>
                <w:noProof/>
              </w:rPr>
              <w:fldChar w:fldCharType="end"/>
            </w:r>
          </w:ins>
        </w:p>
        <w:p w14:paraId="7F2B8937" w14:textId="1F6C7E2A" w:rsidR="00C626CE" w:rsidRDefault="00C626CE">
          <w:pPr>
            <w:pStyle w:val="TOC3"/>
            <w:tabs>
              <w:tab w:val="right" w:pos="9016"/>
            </w:tabs>
            <w:rPr>
              <w:ins w:id="117" w:author="Morris Baradza" w:date="2018-05-23T11:49:00Z"/>
              <w:rFonts w:asciiTheme="minorHAnsi" w:eastAsiaTheme="minorEastAsia" w:hAnsiTheme="minorHAnsi" w:cstheme="minorBidi"/>
              <w:noProof/>
              <w:lang w:val="en-ZA" w:eastAsia="en-ZA"/>
            </w:rPr>
          </w:pPr>
          <w:ins w:id="118"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"_Toc514839503"</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Upload History</w:t>
            </w:r>
            <w:r>
              <w:rPr>
                <w:noProof/>
                <w:webHidden/>
              </w:rPr>
              <w:tab/>
            </w:r>
            <w:r>
              <w:rPr>
                <w:noProof/>
                <w:webHidden/>
              </w:rPr>
              <w:fldChar w:fldCharType="begin"/>
            </w:r>
            <w:r>
              <w:rPr>
                <w:noProof/>
                <w:webHidden/>
              </w:rPr>
              <w:instrText xml:space="preserve"> PAGEREF _Toc514839503 \h </w:instrText>
            </w:r>
            <w:r>
              <w:rPr>
                <w:noProof/>
                <w:webHidden/>
              </w:rPr>
            </w:r>
          </w:ins>
          <w:r>
            <w:rPr>
              <w:noProof/>
              <w:webHidden/>
            </w:rPr>
            <w:fldChar w:fldCharType="separate"/>
          </w:r>
          <w:ins w:id="119" w:author="Morris Baradza" w:date="2018-05-23T11:49:00Z">
            <w:r>
              <w:rPr>
                <w:noProof/>
                <w:webHidden/>
              </w:rPr>
              <w:t>24</w:t>
            </w:r>
            <w:r>
              <w:rPr>
                <w:noProof/>
                <w:webHidden/>
              </w:rPr>
              <w:fldChar w:fldCharType="end"/>
            </w:r>
            <w:r w:rsidRPr="00B838D1">
              <w:rPr>
                <w:rStyle w:val="Hyperlink"/>
                <w:noProof/>
              </w:rPr>
              <w:fldChar w:fldCharType="end"/>
            </w:r>
          </w:ins>
        </w:p>
        <w:p w14:paraId="443BFD6A" w14:textId="5F38EEF7" w:rsidR="00C626CE" w:rsidRDefault="00C626CE">
          <w:pPr>
            <w:pStyle w:val="TOC2"/>
            <w:tabs>
              <w:tab w:val="right" w:pos="9016"/>
            </w:tabs>
            <w:rPr>
              <w:ins w:id="120" w:author="Morris Baradza" w:date="2018-05-23T11:49:00Z"/>
              <w:rFonts w:asciiTheme="minorHAnsi" w:eastAsiaTheme="minorEastAsia" w:hAnsiTheme="minorHAnsi" w:cstheme="minorBidi"/>
              <w:noProof/>
              <w:lang w:val="en-ZA" w:eastAsia="en-ZA"/>
            </w:rPr>
          </w:pPr>
          <w:ins w:id="121"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"_Toc514839504"</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Run GLPK</w:t>
            </w:r>
            <w:r>
              <w:rPr>
                <w:noProof/>
                <w:webHidden/>
              </w:rPr>
              <w:tab/>
            </w:r>
            <w:r>
              <w:rPr>
                <w:noProof/>
                <w:webHidden/>
              </w:rPr>
              <w:fldChar w:fldCharType="begin"/>
            </w:r>
            <w:r>
              <w:rPr>
                <w:noProof/>
                <w:webHidden/>
              </w:rPr>
              <w:instrText xml:space="preserve"> PAGEREF _Toc514839504 \h </w:instrText>
            </w:r>
            <w:r>
              <w:rPr>
                <w:noProof/>
                <w:webHidden/>
              </w:rPr>
            </w:r>
          </w:ins>
          <w:r>
            <w:rPr>
              <w:noProof/>
              <w:webHidden/>
            </w:rPr>
            <w:fldChar w:fldCharType="separate"/>
          </w:r>
          <w:ins w:id="122" w:author="Morris Baradza" w:date="2018-05-23T11:49:00Z">
            <w:r>
              <w:rPr>
                <w:noProof/>
                <w:webHidden/>
              </w:rPr>
              <w:t>25</w:t>
            </w:r>
            <w:r>
              <w:rPr>
                <w:noProof/>
                <w:webHidden/>
              </w:rPr>
              <w:fldChar w:fldCharType="end"/>
            </w:r>
            <w:r w:rsidRPr="00B838D1">
              <w:rPr>
                <w:rStyle w:val="Hyperlink"/>
                <w:noProof/>
              </w:rPr>
              <w:fldChar w:fldCharType="end"/>
            </w:r>
          </w:ins>
        </w:p>
        <w:p w14:paraId="4C759DDB" w14:textId="2F1C1309" w:rsidR="00C626CE" w:rsidRDefault="00C626CE">
          <w:pPr>
            <w:pStyle w:val="TOC2"/>
            <w:tabs>
              <w:tab w:val="right" w:pos="9016"/>
            </w:tabs>
            <w:rPr>
              <w:ins w:id="123" w:author="Morris Baradza" w:date="2018-05-23T11:49:00Z"/>
              <w:rFonts w:asciiTheme="minorHAnsi" w:eastAsiaTheme="minorEastAsia" w:hAnsiTheme="minorHAnsi" w:cstheme="minorBidi"/>
              <w:noProof/>
              <w:lang w:val="en-ZA" w:eastAsia="en-ZA"/>
            </w:rPr>
          </w:pPr>
          <w:ins w:id="124" w:author="Morris Baradza" w:date="2018-05-23T11:49:00Z">
            <w:r w:rsidRPr="00B838D1">
              <w:rPr>
                <w:rStyle w:val="Hyperlink"/>
                <w:noProof/>
              </w:rPr>
              <w:lastRenderedPageBreak/>
              <w:fldChar w:fldCharType="begin"/>
            </w:r>
            <w:r w:rsidRPr="00B838D1">
              <w:rPr>
                <w:rStyle w:val="Hyperlink"/>
                <w:noProof/>
              </w:rPr>
              <w:instrText xml:space="preserve"> </w:instrText>
            </w:r>
            <w:r>
              <w:rPr>
                <w:noProof/>
              </w:rPr>
              <w:instrText>HYPERLINK \l "_Toc514839505"</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b/>
                <w:noProof/>
              </w:rPr>
              <w:t>Allocation Results</w:t>
            </w:r>
            <w:r>
              <w:rPr>
                <w:noProof/>
                <w:webHidden/>
              </w:rPr>
              <w:tab/>
            </w:r>
            <w:r>
              <w:rPr>
                <w:noProof/>
                <w:webHidden/>
              </w:rPr>
              <w:fldChar w:fldCharType="begin"/>
            </w:r>
            <w:r>
              <w:rPr>
                <w:noProof/>
                <w:webHidden/>
              </w:rPr>
              <w:instrText xml:space="preserve"> PAGEREF _Toc514839505 \h </w:instrText>
            </w:r>
            <w:r>
              <w:rPr>
                <w:noProof/>
                <w:webHidden/>
              </w:rPr>
            </w:r>
          </w:ins>
          <w:r>
            <w:rPr>
              <w:noProof/>
              <w:webHidden/>
            </w:rPr>
            <w:fldChar w:fldCharType="separate"/>
          </w:r>
          <w:ins w:id="125" w:author="Morris Baradza" w:date="2018-05-23T11:49:00Z">
            <w:r>
              <w:rPr>
                <w:noProof/>
                <w:webHidden/>
              </w:rPr>
              <w:t>25</w:t>
            </w:r>
            <w:r>
              <w:rPr>
                <w:noProof/>
                <w:webHidden/>
              </w:rPr>
              <w:fldChar w:fldCharType="end"/>
            </w:r>
            <w:r w:rsidRPr="00B838D1">
              <w:rPr>
                <w:rStyle w:val="Hyperlink"/>
                <w:noProof/>
              </w:rPr>
              <w:fldChar w:fldCharType="end"/>
            </w:r>
          </w:ins>
        </w:p>
        <w:p w14:paraId="5735A5EF" w14:textId="4724FC43" w:rsidR="00C626CE" w:rsidRDefault="00C626CE">
          <w:pPr>
            <w:pStyle w:val="TOC3"/>
            <w:tabs>
              <w:tab w:val="right" w:pos="9016"/>
            </w:tabs>
            <w:rPr>
              <w:ins w:id="126" w:author="Morris Baradza" w:date="2018-05-23T11:49:00Z"/>
              <w:rFonts w:asciiTheme="minorHAnsi" w:eastAsiaTheme="minorEastAsia" w:hAnsiTheme="minorHAnsi" w:cstheme="minorBidi"/>
              <w:noProof/>
              <w:lang w:val="en-ZA" w:eastAsia="en-ZA"/>
            </w:rPr>
          </w:pPr>
          <w:ins w:id="127"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"_Toc514839506"</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Worker Assignments</w:t>
            </w:r>
            <w:r>
              <w:rPr>
                <w:noProof/>
                <w:webHidden/>
              </w:rPr>
              <w:tab/>
            </w:r>
            <w:r>
              <w:rPr>
                <w:noProof/>
                <w:webHidden/>
              </w:rPr>
              <w:fldChar w:fldCharType="begin"/>
            </w:r>
            <w:r>
              <w:rPr>
                <w:noProof/>
                <w:webHidden/>
              </w:rPr>
              <w:instrText xml:space="preserve"> PAGEREF _Toc514839506 \h </w:instrText>
            </w:r>
            <w:r>
              <w:rPr>
                <w:noProof/>
                <w:webHidden/>
              </w:rPr>
            </w:r>
          </w:ins>
          <w:r>
            <w:rPr>
              <w:noProof/>
              <w:webHidden/>
            </w:rPr>
            <w:fldChar w:fldCharType="separate"/>
          </w:r>
          <w:ins w:id="128" w:author="Morris Baradza" w:date="2018-05-23T11:49:00Z">
            <w:r>
              <w:rPr>
                <w:noProof/>
                <w:webHidden/>
              </w:rPr>
              <w:t>26</w:t>
            </w:r>
            <w:r>
              <w:rPr>
                <w:noProof/>
                <w:webHidden/>
              </w:rPr>
              <w:fldChar w:fldCharType="end"/>
            </w:r>
            <w:r w:rsidRPr="00B838D1">
              <w:rPr>
                <w:rStyle w:val="Hyperlink"/>
                <w:noProof/>
              </w:rPr>
              <w:fldChar w:fldCharType="end"/>
            </w:r>
          </w:ins>
        </w:p>
        <w:p w14:paraId="402BB7B0" w14:textId="5B3645D8" w:rsidR="00C626CE" w:rsidRDefault="00C626CE">
          <w:pPr>
            <w:pStyle w:val="TOC3"/>
            <w:tabs>
              <w:tab w:val="right" w:pos="9016"/>
            </w:tabs>
            <w:rPr>
              <w:ins w:id="129" w:author="Morris Baradza" w:date="2018-05-23T11:49:00Z"/>
              <w:rFonts w:asciiTheme="minorHAnsi" w:eastAsiaTheme="minorEastAsia" w:hAnsiTheme="minorHAnsi" w:cstheme="minorBidi"/>
              <w:noProof/>
              <w:lang w:val="en-ZA" w:eastAsia="en-ZA"/>
            </w:rPr>
          </w:pPr>
          <w:ins w:id="130"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"_Toc514839507"</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Demand met by Location</w:t>
            </w:r>
            <w:r>
              <w:rPr>
                <w:noProof/>
                <w:webHidden/>
              </w:rPr>
              <w:tab/>
            </w:r>
            <w:r>
              <w:rPr>
                <w:noProof/>
                <w:webHidden/>
              </w:rPr>
              <w:fldChar w:fldCharType="begin"/>
            </w:r>
            <w:r>
              <w:rPr>
                <w:noProof/>
                <w:webHidden/>
              </w:rPr>
              <w:instrText xml:space="preserve"> PAGEREF _Toc514839507 \h </w:instrText>
            </w:r>
            <w:r>
              <w:rPr>
                <w:noProof/>
                <w:webHidden/>
              </w:rPr>
            </w:r>
          </w:ins>
          <w:r>
            <w:rPr>
              <w:noProof/>
              <w:webHidden/>
            </w:rPr>
            <w:fldChar w:fldCharType="separate"/>
          </w:r>
          <w:ins w:id="131" w:author="Morris Baradza" w:date="2018-05-23T11:49:00Z">
            <w:r>
              <w:rPr>
                <w:noProof/>
                <w:webHidden/>
              </w:rPr>
              <w:t>27</w:t>
            </w:r>
            <w:r>
              <w:rPr>
                <w:noProof/>
                <w:webHidden/>
              </w:rPr>
              <w:fldChar w:fldCharType="end"/>
            </w:r>
            <w:r w:rsidRPr="00B838D1">
              <w:rPr>
                <w:rStyle w:val="Hyperlink"/>
                <w:noProof/>
              </w:rPr>
              <w:fldChar w:fldCharType="end"/>
            </w:r>
          </w:ins>
        </w:p>
        <w:p w14:paraId="6832AA0F" w14:textId="3BF32F7F" w:rsidR="00C626CE" w:rsidRDefault="00C626CE">
          <w:pPr>
            <w:pStyle w:val="TOC3"/>
            <w:tabs>
              <w:tab w:val="right" w:pos="9016"/>
            </w:tabs>
            <w:rPr>
              <w:ins w:id="132" w:author="Morris Baradza" w:date="2018-05-23T11:49:00Z"/>
              <w:rFonts w:asciiTheme="minorHAnsi" w:eastAsiaTheme="minorEastAsia" w:hAnsiTheme="minorHAnsi" w:cstheme="minorBidi"/>
              <w:noProof/>
              <w:lang w:val="en-ZA" w:eastAsia="en-ZA"/>
            </w:rPr>
          </w:pPr>
          <w:ins w:id="133"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"_Toc514839508"</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Assignments by Location</w:t>
            </w:r>
            <w:r>
              <w:rPr>
                <w:noProof/>
                <w:webHidden/>
              </w:rPr>
              <w:tab/>
            </w:r>
            <w:r>
              <w:rPr>
                <w:noProof/>
                <w:webHidden/>
              </w:rPr>
              <w:fldChar w:fldCharType="begin"/>
            </w:r>
            <w:r>
              <w:rPr>
                <w:noProof/>
                <w:webHidden/>
              </w:rPr>
              <w:instrText xml:space="preserve"> PAGEREF _Toc514839508 \h </w:instrText>
            </w:r>
            <w:r>
              <w:rPr>
                <w:noProof/>
                <w:webHidden/>
              </w:rPr>
            </w:r>
          </w:ins>
          <w:r>
            <w:rPr>
              <w:noProof/>
              <w:webHidden/>
            </w:rPr>
            <w:fldChar w:fldCharType="separate"/>
          </w:r>
          <w:ins w:id="134" w:author="Morris Baradza" w:date="2018-05-23T11:49:00Z">
            <w:r>
              <w:rPr>
                <w:noProof/>
                <w:webHidden/>
              </w:rPr>
              <w:t>27</w:t>
            </w:r>
            <w:r>
              <w:rPr>
                <w:noProof/>
                <w:webHidden/>
              </w:rPr>
              <w:fldChar w:fldCharType="end"/>
            </w:r>
            <w:r w:rsidRPr="00B838D1">
              <w:rPr>
                <w:rStyle w:val="Hyperlink"/>
                <w:noProof/>
              </w:rPr>
              <w:fldChar w:fldCharType="end"/>
            </w:r>
          </w:ins>
        </w:p>
        <w:p w14:paraId="7AB2FA75" w14:textId="1ECB6C0D" w:rsidR="00C626CE" w:rsidRDefault="00C626CE">
          <w:pPr>
            <w:pStyle w:val="TOC3"/>
            <w:tabs>
              <w:tab w:val="right" w:pos="9016"/>
            </w:tabs>
            <w:rPr>
              <w:ins w:id="135" w:author="Morris Baradza" w:date="2018-05-23T11:49:00Z"/>
              <w:rFonts w:asciiTheme="minorHAnsi" w:eastAsiaTheme="minorEastAsia" w:hAnsiTheme="minorHAnsi" w:cstheme="minorBidi"/>
              <w:noProof/>
              <w:lang w:val="en-ZA" w:eastAsia="en-ZA"/>
            </w:rPr>
          </w:pPr>
          <w:ins w:id="136"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"_Toc514839509"</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Assignments by Worker type</w:t>
            </w:r>
            <w:r>
              <w:rPr>
                <w:noProof/>
                <w:webHidden/>
              </w:rPr>
              <w:tab/>
            </w:r>
            <w:r>
              <w:rPr>
                <w:noProof/>
                <w:webHidden/>
              </w:rPr>
              <w:fldChar w:fldCharType="begin"/>
            </w:r>
            <w:r>
              <w:rPr>
                <w:noProof/>
                <w:webHidden/>
              </w:rPr>
              <w:instrText xml:space="preserve"> PAGEREF _Toc514839509 \h </w:instrText>
            </w:r>
            <w:r>
              <w:rPr>
                <w:noProof/>
                <w:webHidden/>
              </w:rPr>
            </w:r>
          </w:ins>
          <w:r>
            <w:rPr>
              <w:noProof/>
              <w:webHidden/>
            </w:rPr>
            <w:fldChar w:fldCharType="separate"/>
          </w:r>
          <w:ins w:id="137" w:author="Morris Baradza" w:date="2018-05-23T11:49:00Z">
            <w:r>
              <w:rPr>
                <w:noProof/>
                <w:webHidden/>
              </w:rPr>
              <w:t>28</w:t>
            </w:r>
            <w:r>
              <w:rPr>
                <w:noProof/>
                <w:webHidden/>
              </w:rPr>
              <w:fldChar w:fldCharType="end"/>
            </w:r>
            <w:r w:rsidRPr="00B838D1">
              <w:rPr>
                <w:rStyle w:val="Hyperlink"/>
                <w:noProof/>
              </w:rPr>
              <w:fldChar w:fldCharType="end"/>
            </w:r>
          </w:ins>
        </w:p>
        <w:p w14:paraId="3F3F41C1" w14:textId="26888841" w:rsidR="00C626CE" w:rsidRDefault="00C626CE">
          <w:pPr>
            <w:pStyle w:val="TOC3"/>
            <w:tabs>
              <w:tab w:val="right" w:pos="9016"/>
            </w:tabs>
            <w:rPr>
              <w:ins w:id="138" w:author="Morris Baradza" w:date="2018-05-23T11:49:00Z"/>
              <w:rFonts w:asciiTheme="minorHAnsi" w:eastAsiaTheme="minorEastAsia" w:hAnsiTheme="minorHAnsi" w:cstheme="minorBidi"/>
              <w:noProof/>
              <w:lang w:val="en-ZA" w:eastAsia="en-ZA"/>
            </w:rPr>
          </w:pPr>
          <w:ins w:id="139"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"_Toc514839510"</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Preferences by Location</w:t>
            </w:r>
            <w:r>
              <w:rPr>
                <w:noProof/>
                <w:webHidden/>
              </w:rPr>
              <w:tab/>
            </w:r>
            <w:r>
              <w:rPr>
                <w:noProof/>
                <w:webHidden/>
              </w:rPr>
              <w:fldChar w:fldCharType="begin"/>
            </w:r>
            <w:r>
              <w:rPr>
                <w:noProof/>
                <w:webHidden/>
              </w:rPr>
              <w:instrText xml:space="preserve"> PAGEREF _Toc514839510 \h </w:instrText>
            </w:r>
            <w:r>
              <w:rPr>
                <w:noProof/>
                <w:webHidden/>
              </w:rPr>
            </w:r>
          </w:ins>
          <w:r>
            <w:rPr>
              <w:noProof/>
              <w:webHidden/>
            </w:rPr>
            <w:fldChar w:fldCharType="separate"/>
          </w:r>
          <w:ins w:id="140" w:author="Morris Baradza" w:date="2018-05-23T11:49:00Z">
            <w:r>
              <w:rPr>
                <w:noProof/>
                <w:webHidden/>
              </w:rPr>
              <w:t>29</w:t>
            </w:r>
            <w:r>
              <w:rPr>
                <w:noProof/>
                <w:webHidden/>
              </w:rPr>
              <w:fldChar w:fldCharType="end"/>
            </w:r>
            <w:r w:rsidRPr="00B838D1">
              <w:rPr>
                <w:rStyle w:val="Hyperlink"/>
                <w:noProof/>
              </w:rPr>
              <w:fldChar w:fldCharType="end"/>
            </w:r>
          </w:ins>
        </w:p>
        <w:p w14:paraId="78CA6EA3" w14:textId="2718330E" w:rsidR="00C626CE" w:rsidRDefault="00C626CE">
          <w:pPr>
            <w:pStyle w:val="TOC3"/>
            <w:tabs>
              <w:tab w:val="right" w:pos="9016"/>
            </w:tabs>
            <w:rPr>
              <w:ins w:id="141" w:author="Morris Baradza" w:date="2018-05-23T11:49:00Z"/>
              <w:rFonts w:asciiTheme="minorHAnsi" w:eastAsiaTheme="minorEastAsia" w:hAnsiTheme="minorHAnsi" w:cstheme="minorBidi"/>
              <w:noProof/>
              <w:lang w:val="en-ZA" w:eastAsia="en-ZA"/>
            </w:rPr>
          </w:pPr>
          <w:ins w:id="142"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"_Toc514839511"</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Fixed Assignments</w:t>
            </w:r>
            <w:r>
              <w:rPr>
                <w:noProof/>
                <w:webHidden/>
              </w:rPr>
              <w:tab/>
            </w:r>
            <w:r>
              <w:rPr>
                <w:noProof/>
                <w:webHidden/>
              </w:rPr>
              <w:fldChar w:fldCharType="begin"/>
            </w:r>
            <w:r>
              <w:rPr>
                <w:noProof/>
                <w:webHidden/>
              </w:rPr>
              <w:instrText xml:space="preserve"> PAGEREF _Toc514839511 \h </w:instrText>
            </w:r>
            <w:r>
              <w:rPr>
                <w:noProof/>
                <w:webHidden/>
              </w:rPr>
            </w:r>
          </w:ins>
          <w:r>
            <w:rPr>
              <w:noProof/>
              <w:webHidden/>
            </w:rPr>
            <w:fldChar w:fldCharType="separate"/>
          </w:r>
          <w:ins w:id="143" w:author="Morris Baradza" w:date="2018-05-23T11:49:00Z">
            <w:r>
              <w:rPr>
                <w:noProof/>
                <w:webHidden/>
              </w:rPr>
              <w:t>30</w:t>
            </w:r>
            <w:r>
              <w:rPr>
                <w:noProof/>
                <w:webHidden/>
              </w:rPr>
              <w:fldChar w:fldCharType="end"/>
            </w:r>
            <w:r w:rsidRPr="00B838D1">
              <w:rPr>
                <w:rStyle w:val="Hyperlink"/>
                <w:noProof/>
              </w:rPr>
              <w:fldChar w:fldCharType="end"/>
            </w:r>
          </w:ins>
        </w:p>
        <w:p w14:paraId="09036824" w14:textId="14E3EA2A" w:rsidR="00C626CE" w:rsidRDefault="00C626CE">
          <w:pPr>
            <w:pStyle w:val="TOC3"/>
            <w:tabs>
              <w:tab w:val="right" w:pos="9016"/>
            </w:tabs>
            <w:rPr>
              <w:ins w:id="144" w:author="Morris Baradza" w:date="2018-05-23T11:49:00Z"/>
              <w:rFonts w:asciiTheme="minorHAnsi" w:eastAsiaTheme="minorEastAsia" w:hAnsiTheme="minorHAnsi" w:cstheme="minorBidi"/>
              <w:noProof/>
              <w:lang w:val="en-ZA" w:eastAsia="en-ZA"/>
            </w:rPr>
          </w:pPr>
          <w:ins w:id="145"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"_Toc514839512"</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Workers Not Assigned</w:t>
            </w:r>
            <w:r>
              <w:rPr>
                <w:noProof/>
                <w:webHidden/>
              </w:rPr>
              <w:tab/>
            </w:r>
            <w:r>
              <w:rPr>
                <w:noProof/>
                <w:webHidden/>
              </w:rPr>
              <w:fldChar w:fldCharType="begin"/>
            </w:r>
            <w:r>
              <w:rPr>
                <w:noProof/>
                <w:webHidden/>
              </w:rPr>
              <w:instrText xml:space="preserve"> PAGEREF _Toc514839512 \h </w:instrText>
            </w:r>
            <w:r>
              <w:rPr>
                <w:noProof/>
                <w:webHidden/>
              </w:rPr>
            </w:r>
          </w:ins>
          <w:r>
            <w:rPr>
              <w:noProof/>
              <w:webHidden/>
            </w:rPr>
            <w:fldChar w:fldCharType="separate"/>
          </w:r>
          <w:ins w:id="146" w:author="Morris Baradza" w:date="2018-05-23T11:49:00Z">
            <w:r>
              <w:rPr>
                <w:noProof/>
                <w:webHidden/>
              </w:rPr>
              <w:t>31</w:t>
            </w:r>
            <w:r>
              <w:rPr>
                <w:noProof/>
                <w:webHidden/>
              </w:rPr>
              <w:fldChar w:fldCharType="end"/>
            </w:r>
            <w:r w:rsidRPr="00B838D1">
              <w:rPr>
                <w:rStyle w:val="Hyperlink"/>
                <w:noProof/>
              </w:rPr>
              <w:fldChar w:fldCharType="end"/>
            </w:r>
          </w:ins>
        </w:p>
        <w:p w14:paraId="62BEE98B" w14:textId="65420CAE" w:rsidR="00C626CE" w:rsidRDefault="00C626CE">
          <w:pPr>
            <w:pStyle w:val="TOC3"/>
            <w:tabs>
              <w:tab w:val="right" w:pos="9016"/>
            </w:tabs>
            <w:rPr>
              <w:ins w:id="147" w:author="Morris Baradza" w:date="2018-05-23T11:49:00Z"/>
              <w:rFonts w:asciiTheme="minorHAnsi" w:eastAsiaTheme="minorEastAsia" w:hAnsiTheme="minorHAnsi" w:cstheme="minorBidi"/>
              <w:noProof/>
              <w:lang w:val="en-ZA" w:eastAsia="en-ZA"/>
            </w:rPr>
          </w:pPr>
          <w:ins w:id="148"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"_Toc514839513"</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Universal Search</w:t>
            </w:r>
            <w:r>
              <w:rPr>
                <w:noProof/>
                <w:webHidden/>
              </w:rPr>
              <w:tab/>
            </w:r>
            <w:r>
              <w:rPr>
                <w:noProof/>
                <w:webHidden/>
              </w:rPr>
              <w:fldChar w:fldCharType="begin"/>
            </w:r>
            <w:r>
              <w:rPr>
                <w:noProof/>
                <w:webHidden/>
              </w:rPr>
              <w:instrText xml:space="preserve"> PAGEREF _Toc514839513 \h </w:instrText>
            </w:r>
            <w:r>
              <w:rPr>
                <w:noProof/>
                <w:webHidden/>
              </w:rPr>
            </w:r>
          </w:ins>
          <w:r>
            <w:rPr>
              <w:noProof/>
              <w:webHidden/>
            </w:rPr>
            <w:fldChar w:fldCharType="separate"/>
          </w:r>
          <w:ins w:id="149" w:author="Morris Baradza" w:date="2018-05-23T11:49:00Z">
            <w:r>
              <w:rPr>
                <w:noProof/>
                <w:webHidden/>
              </w:rPr>
              <w:t>31</w:t>
            </w:r>
            <w:r>
              <w:rPr>
                <w:noProof/>
                <w:webHidden/>
              </w:rPr>
              <w:fldChar w:fldCharType="end"/>
            </w:r>
            <w:r w:rsidRPr="00B838D1">
              <w:rPr>
                <w:rStyle w:val="Hyperlink"/>
                <w:noProof/>
              </w:rPr>
              <w:fldChar w:fldCharType="end"/>
            </w:r>
          </w:ins>
        </w:p>
        <w:p w14:paraId="511269BD" w14:textId="1D617322" w:rsidR="00C626CE" w:rsidRDefault="00C626CE">
          <w:pPr>
            <w:pStyle w:val="TOC3"/>
            <w:tabs>
              <w:tab w:val="right" w:pos="9016"/>
            </w:tabs>
            <w:rPr>
              <w:ins w:id="150" w:author="Morris Baradza" w:date="2018-05-23T11:49:00Z"/>
              <w:rFonts w:asciiTheme="minorHAnsi" w:eastAsiaTheme="minorEastAsia" w:hAnsiTheme="minorHAnsi" w:cstheme="minorBidi"/>
              <w:noProof/>
              <w:lang w:val="en-ZA" w:eastAsia="en-ZA"/>
            </w:rPr>
          </w:pPr>
          <w:ins w:id="151" w:author="Morris Baradza" w:date="2018-05-23T11:49:00Z">
            <w:r w:rsidRPr="00B838D1">
              <w:rPr>
                <w:rStyle w:val="Hyperlink"/>
                <w:noProof/>
              </w:rPr>
              <w:fldChar w:fldCharType="begin"/>
            </w:r>
            <w:r w:rsidRPr="00B838D1">
              <w:rPr>
                <w:rStyle w:val="Hyperlink"/>
                <w:noProof/>
              </w:rPr>
              <w:instrText xml:space="preserve"> </w:instrText>
            </w:r>
            <w:r>
              <w:rPr>
                <w:noProof/>
              </w:rPr>
              <w:instrText>HYPERLINK \l "_Toc514839514"</w:instrText>
            </w:r>
            <w:r w:rsidRPr="00B838D1">
              <w:rPr>
                <w:rStyle w:val="Hyperlink"/>
                <w:noProof/>
              </w:rPr>
              <w:instrText xml:space="preserve"> </w:instrText>
            </w:r>
            <w:r w:rsidRPr="00B838D1">
              <w:rPr>
                <w:rStyle w:val="Hyperlink"/>
                <w:noProof/>
              </w:rPr>
            </w:r>
            <w:r w:rsidRPr="00B838D1">
              <w:rPr>
                <w:rStyle w:val="Hyperlink"/>
                <w:noProof/>
              </w:rPr>
              <w:fldChar w:fldCharType="separate"/>
            </w:r>
            <w:r w:rsidRPr="00B838D1">
              <w:rPr>
                <w:rStyle w:val="Hyperlink"/>
                <w:noProof/>
              </w:rPr>
              <w:t>Log out</w:t>
            </w:r>
            <w:r>
              <w:rPr>
                <w:noProof/>
                <w:webHidden/>
              </w:rPr>
              <w:tab/>
            </w:r>
            <w:r>
              <w:rPr>
                <w:noProof/>
                <w:webHidden/>
              </w:rPr>
              <w:fldChar w:fldCharType="begin"/>
            </w:r>
            <w:r>
              <w:rPr>
                <w:noProof/>
                <w:webHidden/>
              </w:rPr>
              <w:instrText xml:space="preserve"> PAGEREF _Toc514839514 \h </w:instrText>
            </w:r>
            <w:r>
              <w:rPr>
                <w:noProof/>
                <w:webHidden/>
              </w:rPr>
            </w:r>
          </w:ins>
          <w:r>
            <w:rPr>
              <w:noProof/>
              <w:webHidden/>
            </w:rPr>
            <w:fldChar w:fldCharType="separate"/>
          </w:r>
          <w:ins w:id="152" w:author="Morris Baradza" w:date="2018-05-23T11:49:00Z">
            <w:r>
              <w:rPr>
                <w:noProof/>
                <w:webHidden/>
              </w:rPr>
              <w:t>33</w:t>
            </w:r>
            <w:r>
              <w:rPr>
                <w:noProof/>
                <w:webHidden/>
              </w:rPr>
              <w:fldChar w:fldCharType="end"/>
            </w:r>
            <w:r w:rsidRPr="00B838D1">
              <w:rPr>
                <w:rStyle w:val="Hyperlink"/>
                <w:noProof/>
              </w:rPr>
              <w:fldChar w:fldCharType="end"/>
            </w:r>
          </w:ins>
        </w:p>
        <w:p w14:paraId="3D63C8D6" w14:textId="522000B6" w:rsidR="00C114A4" w:rsidDel="00FD4CC7" w:rsidRDefault="00E8769D">
          <w:pPr>
            <w:pBdr>
              <w:top w:val="nil"/>
              <w:left w:val="nil"/>
              <w:bottom w:val="nil"/>
              <w:right w:val="nil"/>
              <w:between w:val="nil"/>
            </w:pBdr>
            <w:tabs>
              <w:tab w:val="right" w:pos="9016"/>
            </w:tabs>
            <w:ind w:left="220" w:hanging="220"/>
            <w:rPr>
              <w:del w:id="153" w:author="Morris Baradza" w:date="2018-05-21T14:32:00Z"/>
              <w:noProof/>
              <w:color w:val="000000"/>
            </w:rPr>
          </w:pPr>
          <w:del w:id="154" w:author="Morris Baradza" w:date="2018-05-21T14:32:00Z">
            <w:r w:rsidDel="00FD4CC7">
              <w:rPr>
                <w:noProof/>
                <w:color w:val="000000"/>
              </w:rPr>
              <w:delText>Document Log</w:delText>
            </w:r>
            <w:r w:rsidDel="00FD4CC7">
              <w:rPr>
                <w:noProof/>
                <w:color w:val="000000"/>
              </w:rPr>
              <w:tab/>
              <w:delText>2</w:delText>
            </w:r>
          </w:del>
        </w:p>
        <w:p w14:paraId="381C7D54" w14:textId="351C2514" w:rsidR="00C114A4" w:rsidDel="00FD4CC7" w:rsidRDefault="00E8769D">
          <w:pPr>
            <w:pBdr>
              <w:top w:val="nil"/>
              <w:left w:val="nil"/>
              <w:bottom w:val="nil"/>
              <w:right w:val="nil"/>
              <w:between w:val="nil"/>
            </w:pBdr>
            <w:tabs>
              <w:tab w:val="right" w:pos="9016"/>
            </w:tabs>
            <w:ind w:left="220" w:hanging="220"/>
            <w:rPr>
              <w:del w:id="155" w:author="Morris Baradza" w:date="2018-05-21T14:32:00Z"/>
              <w:noProof/>
              <w:color w:val="000000"/>
            </w:rPr>
          </w:pPr>
          <w:del w:id="156" w:author="Morris Baradza" w:date="2018-05-21T14:32:00Z">
            <w:r w:rsidDel="00FD4CC7">
              <w:rPr>
                <w:b/>
                <w:noProof/>
                <w:color w:val="000000"/>
              </w:rPr>
              <w:delText>Introduction</w:delText>
            </w:r>
            <w:r w:rsidDel="00FD4CC7">
              <w:rPr>
                <w:noProof/>
                <w:color w:val="000000"/>
              </w:rPr>
              <w:tab/>
              <w:delText>5</w:delText>
            </w:r>
          </w:del>
        </w:p>
        <w:p w14:paraId="3800D336" w14:textId="5A614191" w:rsidR="00C114A4" w:rsidDel="00FD4CC7" w:rsidRDefault="00E8769D">
          <w:pPr>
            <w:pBdr>
              <w:top w:val="nil"/>
              <w:left w:val="nil"/>
              <w:bottom w:val="nil"/>
              <w:right w:val="nil"/>
              <w:between w:val="nil"/>
            </w:pBdr>
            <w:tabs>
              <w:tab w:val="right" w:pos="9016"/>
            </w:tabs>
            <w:ind w:left="220" w:hanging="220"/>
            <w:rPr>
              <w:del w:id="157" w:author="Morris Baradza" w:date="2018-05-21T14:32:00Z"/>
              <w:noProof/>
              <w:color w:val="000000"/>
            </w:rPr>
          </w:pPr>
          <w:del w:id="158" w:author="Morris Baradza" w:date="2018-05-21T14:32:00Z">
            <w:r w:rsidDel="00FD4CC7">
              <w:rPr>
                <w:b/>
                <w:noProof/>
                <w:color w:val="000000"/>
              </w:rPr>
              <w:delText>Background</w:delText>
            </w:r>
            <w:r w:rsidDel="00FD4CC7">
              <w:rPr>
                <w:noProof/>
                <w:color w:val="000000"/>
              </w:rPr>
              <w:tab/>
              <w:delText>5</w:delText>
            </w:r>
          </w:del>
        </w:p>
        <w:p w14:paraId="12B39457" w14:textId="13EF085E" w:rsidR="00C114A4" w:rsidDel="00FD4CC7" w:rsidRDefault="00E8769D">
          <w:pPr>
            <w:pBdr>
              <w:top w:val="nil"/>
              <w:left w:val="nil"/>
              <w:bottom w:val="nil"/>
              <w:right w:val="nil"/>
              <w:between w:val="nil"/>
            </w:pBdr>
            <w:tabs>
              <w:tab w:val="right" w:pos="9016"/>
            </w:tabs>
            <w:ind w:left="220" w:hanging="220"/>
            <w:rPr>
              <w:del w:id="159" w:author="Morris Baradza" w:date="2018-05-21T14:32:00Z"/>
              <w:noProof/>
              <w:color w:val="000000"/>
            </w:rPr>
          </w:pPr>
          <w:del w:id="160" w:author="Morris Baradza" w:date="2018-05-21T14:32:00Z">
            <w:r w:rsidDel="00FD4CC7">
              <w:rPr>
                <w:b/>
                <w:noProof/>
                <w:color w:val="000000"/>
              </w:rPr>
              <w:delText>Objectives for the Web Based System</w:delText>
            </w:r>
            <w:r w:rsidDel="00FD4CC7">
              <w:rPr>
                <w:noProof/>
                <w:color w:val="000000"/>
              </w:rPr>
              <w:tab/>
              <w:delText>6</w:delText>
            </w:r>
          </w:del>
        </w:p>
        <w:p w14:paraId="0E4E794B" w14:textId="77288F4E" w:rsidR="00C114A4" w:rsidDel="00FD4CC7" w:rsidRDefault="00E8769D">
          <w:pPr>
            <w:pBdr>
              <w:top w:val="nil"/>
              <w:left w:val="nil"/>
              <w:bottom w:val="nil"/>
              <w:right w:val="nil"/>
              <w:between w:val="nil"/>
            </w:pBdr>
            <w:tabs>
              <w:tab w:val="right" w:pos="9016"/>
            </w:tabs>
            <w:ind w:left="220" w:hanging="220"/>
            <w:rPr>
              <w:del w:id="161" w:author="Morris Baradza" w:date="2018-05-21T14:32:00Z"/>
              <w:noProof/>
              <w:color w:val="000000"/>
            </w:rPr>
          </w:pPr>
          <w:del w:id="162" w:author="Morris Baradza" w:date="2018-05-21T14:32:00Z">
            <w:r w:rsidDel="00FD4CC7">
              <w:rPr>
                <w:b/>
                <w:noProof/>
                <w:color w:val="000000"/>
              </w:rPr>
              <w:delText>Purpose of this document</w:delText>
            </w:r>
            <w:r w:rsidDel="00FD4CC7">
              <w:rPr>
                <w:noProof/>
                <w:color w:val="000000"/>
              </w:rPr>
              <w:tab/>
              <w:delText>6</w:delText>
            </w:r>
          </w:del>
        </w:p>
        <w:p w14:paraId="738FE1BF" w14:textId="21767098" w:rsidR="00C114A4" w:rsidDel="00FD4CC7" w:rsidRDefault="00E8769D">
          <w:pPr>
            <w:pBdr>
              <w:top w:val="nil"/>
              <w:left w:val="nil"/>
              <w:bottom w:val="nil"/>
              <w:right w:val="nil"/>
              <w:between w:val="nil"/>
            </w:pBdr>
            <w:tabs>
              <w:tab w:val="right" w:pos="9016"/>
            </w:tabs>
            <w:ind w:left="220" w:hanging="220"/>
            <w:rPr>
              <w:del w:id="163" w:author="Morris Baradza" w:date="2018-05-21T14:32:00Z"/>
              <w:noProof/>
              <w:color w:val="000000"/>
            </w:rPr>
          </w:pPr>
          <w:del w:id="164" w:author="Morris Baradza" w:date="2018-05-21T14:32:00Z">
            <w:r w:rsidDel="00FD4CC7">
              <w:rPr>
                <w:b/>
                <w:noProof/>
                <w:color w:val="000000"/>
              </w:rPr>
              <w:delText>Intended Audience</w:delText>
            </w:r>
            <w:r w:rsidDel="00FD4CC7">
              <w:rPr>
                <w:noProof/>
                <w:color w:val="000000"/>
              </w:rPr>
              <w:tab/>
              <w:delText>6</w:delText>
            </w:r>
          </w:del>
        </w:p>
        <w:p w14:paraId="71D462BB" w14:textId="593ECDA2" w:rsidR="00C114A4" w:rsidDel="00FD4CC7" w:rsidRDefault="00E8769D">
          <w:pPr>
            <w:pBdr>
              <w:top w:val="nil"/>
              <w:left w:val="nil"/>
              <w:bottom w:val="nil"/>
              <w:right w:val="nil"/>
              <w:between w:val="nil"/>
            </w:pBdr>
            <w:tabs>
              <w:tab w:val="right" w:pos="9016"/>
            </w:tabs>
            <w:ind w:left="220" w:hanging="220"/>
            <w:rPr>
              <w:del w:id="165" w:author="Morris Baradza" w:date="2018-05-21T14:32:00Z"/>
              <w:noProof/>
              <w:color w:val="000000"/>
            </w:rPr>
          </w:pPr>
          <w:del w:id="166" w:author="Morris Baradza" w:date="2018-05-21T14:32:00Z">
            <w:r w:rsidDel="00FD4CC7">
              <w:rPr>
                <w:b/>
                <w:noProof/>
                <w:color w:val="000000"/>
              </w:rPr>
              <w:delText>Allocation Tool Data Inputs and Outputs</w:delText>
            </w:r>
            <w:r w:rsidDel="00FD4CC7">
              <w:rPr>
                <w:noProof/>
                <w:color w:val="000000"/>
              </w:rPr>
              <w:tab/>
              <w:delText>7</w:delText>
            </w:r>
          </w:del>
        </w:p>
        <w:p w14:paraId="7BDC93FF" w14:textId="3B85FE5C" w:rsidR="00C114A4" w:rsidDel="00FD4CC7" w:rsidRDefault="00E8769D">
          <w:pPr>
            <w:pBdr>
              <w:top w:val="nil"/>
              <w:left w:val="nil"/>
              <w:bottom w:val="nil"/>
              <w:right w:val="nil"/>
              <w:between w:val="nil"/>
            </w:pBdr>
            <w:tabs>
              <w:tab w:val="right" w:pos="9016"/>
            </w:tabs>
            <w:ind w:left="220" w:hanging="220"/>
            <w:rPr>
              <w:del w:id="167" w:author="Morris Baradza" w:date="2018-05-21T14:32:00Z"/>
              <w:noProof/>
              <w:color w:val="000000"/>
            </w:rPr>
          </w:pPr>
          <w:del w:id="168" w:author="Morris Baradza" w:date="2018-05-21T14:32:00Z">
            <w:r w:rsidDel="00FD4CC7">
              <w:rPr>
                <w:b/>
                <w:noProof/>
                <w:color w:val="000000"/>
              </w:rPr>
              <w:delText>Accessing the tool</w:delText>
            </w:r>
            <w:r w:rsidDel="00FD4CC7">
              <w:rPr>
                <w:noProof/>
                <w:color w:val="000000"/>
              </w:rPr>
              <w:tab/>
              <w:delText>8</w:delText>
            </w:r>
          </w:del>
        </w:p>
        <w:p w14:paraId="58268569" w14:textId="2BBD2554" w:rsidR="00C114A4" w:rsidDel="00FD4CC7" w:rsidRDefault="00E8769D">
          <w:pPr>
            <w:pBdr>
              <w:top w:val="nil"/>
              <w:left w:val="nil"/>
              <w:bottom w:val="nil"/>
              <w:right w:val="nil"/>
              <w:between w:val="nil"/>
            </w:pBdr>
            <w:tabs>
              <w:tab w:val="right" w:pos="9016"/>
            </w:tabs>
            <w:ind w:left="440" w:hanging="440"/>
            <w:rPr>
              <w:del w:id="169" w:author="Morris Baradza" w:date="2018-05-21T14:32:00Z"/>
              <w:noProof/>
              <w:color w:val="000000"/>
            </w:rPr>
          </w:pPr>
          <w:del w:id="170" w:author="Morris Baradza" w:date="2018-05-21T14:32:00Z">
            <w:r w:rsidDel="00FD4CC7">
              <w:rPr>
                <w:noProof/>
                <w:color w:val="000000"/>
              </w:rPr>
              <w:delText>Log in Page:</w:delText>
            </w:r>
            <w:r w:rsidDel="00FD4CC7">
              <w:rPr>
                <w:noProof/>
                <w:color w:val="000000"/>
              </w:rPr>
              <w:tab/>
              <w:delText>8</w:delText>
            </w:r>
          </w:del>
        </w:p>
        <w:p w14:paraId="58D8FD03" w14:textId="406E14B5" w:rsidR="00C114A4" w:rsidDel="00FD4CC7" w:rsidRDefault="00E8769D">
          <w:pPr>
            <w:pBdr>
              <w:top w:val="nil"/>
              <w:left w:val="nil"/>
              <w:bottom w:val="nil"/>
              <w:right w:val="nil"/>
              <w:between w:val="nil"/>
            </w:pBdr>
            <w:tabs>
              <w:tab w:val="right" w:pos="9016"/>
            </w:tabs>
            <w:ind w:left="440" w:hanging="440"/>
            <w:rPr>
              <w:del w:id="171" w:author="Morris Baradza" w:date="2018-05-21T14:32:00Z"/>
              <w:noProof/>
              <w:color w:val="000000"/>
            </w:rPr>
          </w:pPr>
          <w:del w:id="172" w:author="Morris Baradza" w:date="2018-05-21T14:32:00Z">
            <w:r w:rsidDel="00FD4CC7">
              <w:rPr>
                <w:noProof/>
                <w:color w:val="000000"/>
              </w:rPr>
              <w:delText>Home Page</w:delText>
            </w:r>
            <w:r w:rsidDel="00FD4CC7">
              <w:rPr>
                <w:noProof/>
                <w:color w:val="000000"/>
              </w:rPr>
              <w:tab/>
              <w:delText>9</w:delText>
            </w:r>
          </w:del>
        </w:p>
        <w:p w14:paraId="176F3D33" w14:textId="48D8DF20" w:rsidR="00C114A4" w:rsidDel="00FD4CC7" w:rsidRDefault="00E8769D">
          <w:pPr>
            <w:pBdr>
              <w:top w:val="nil"/>
              <w:left w:val="nil"/>
              <w:bottom w:val="nil"/>
              <w:right w:val="nil"/>
              <w:between w:val="nil"/>
            </w:pBdr>
            <w:tabs>
              <w:tab w:val="right" w:pos="9016"/>
            </w:tabs>
            <w:ind w:left="440" w:hanging="440"/>
            <w:rPr>
              <w:del w:id="173" w:author="Morris Baradza" w:date="2018-05-21T14:32:00Z"/>
              <w:noProof/>
              <w:color w:val="000000"/>
            </w:rPr>
          </w:pPr>
          <w:del w:id="174" w:author="Morris Baradza" w:date="2018-05-21T14:32:00Z">
            <w:r w:rsidDel="00FD4CC7">
              <w:rPr>
                <w:noProof/>
                <w:color w:val="000000"/>
              </w:rPr>
              <w:delText>Worker Settings</w:delText>
            </w:r>
            <w:r w:rsidDel="00FD4CC7">
              <w:rPr>
                <w:noProof/>
                <w:color w:val="000000"/>
              </w:rPr>
              <w:tab/>
              <w:delText>9</w:delText>
            </w:r>
          </w:del>
        </w:p>
        <w:p w14:paraId="218B9097" w14:textId="635D0543" w:rsidR="00C114A4" w:rsidDel="00FD4CC7" w:rsidRDefault="00E8769D">
          <w:pPr>
            <w:pBdr>
              <w:top w:val="nil"/>
              <w:left w:val="nil"/>
              <w:bottom w:val="nil"/>
              <w:right w:val="nil"/>
              <w:between w:val="nil"/>
            </w:pBdr>
            <w:tabs>
              <w:tab w:val="right" w:pos="9016"/>
            </w:tabs>
            <w:ind w:left="440" w:hanging="440"/>
            <w:rPr>
              <w:del w:id="175" w:author="Morris Baradza" w:date="2018-05-21T14:32:00Z"/>
              <w:noProof/>
              <w:color w:val="000000"/>
            </w:rPr>
          </w:pPr>
          <w:del w:id="176" w:author="Morris Baradza" w:date="2018-05-21T14:32:00Z">
            <w:r w:rsidDel="00FD4CC7">
              <w:rPr>
                <w:noProof/>
                <w:color w:val="000000"/>
              </w:rPr>
              <w:delText>Add new worker</w:delText>
            </w:r>
            <w:r w:rsidDel="00FD4CC7">
              <w:rPr>
                <w:noProof/>
                <w:color w:val="000000"/>
              </w:rPr>
              <w:tab/>
              <w:delText>10</w:delText>
            </w:r>
          </w:del>
        </w:p>
        <w:p w14:paraId="0236BA24" w14:textId="18FA314B" w:rsidR="00C114A4" w:rsidDel="00FD4CC7" w:rsidRDefault="00E8769D">
          <w:pPr>
            <w:pBdr>
              <w:top w:val="nil"/>
              <w:left w:val="nil"/>
              <w:bottom w:val="nil"/>
              <w:right w:val="nil"/>
              <w:between w:val="nil"/>
            </w:pBdr>
            <w:tabs>
              <w:tab w:val="right" w:pos="9016"/>
            </w:tabs>
            <w:ind w:left="440" w:hanging="440"/>
            <w:rPr>
              <w:del w:id="177" w:author="Morris Baradza" w:date="2018-05-21T14:32:00Z"/>
              <w:noProof/>
              <w:color w:val="000000"/>
            </w:rPr>
          </w:pPr>
          <w:del w:id="178" w:author="Morris Baradza" w:date="2018-05-21T14:32:00Z">
            <w:r w:rsidDel="00FD4CC7">
              <w:rPr>
                <w:noProof/>
                <w:color w:val="000000"/>
              </w:rPr>
              <w:delText>Demand Locations</w:delText>
            </w:r>
            <w:r w:rsidDel="00FD4CC7">
              <w:rPr>
                <w:noProof/>
                <w:color w:val="000000"/>
              </w:rPr>
              <w:tab/>
              <w:delText>11</w:delText>
            </w:r>
          </w:del>
        </w:p>
        <w:p w14:paraId="088F9CEC" w14:textId="6E2E94F2" w:rsidR="00C114A4" w:rsidDel="00FD4CC7" w:rsidRDefault="00E8769D">
          <w:pPr>
            <w:pBdr>
              <w:top w:val="nil"/>
              <w:left w:val="nil"/>
              <w:bottom w:val="nil"/>
              <w:right w:val="nil"/>
              <w:between w:val="nil"/>
            </w:pBdr>
            <w:tabs>
              <w:tab w:val="right" w:pos="9016"/>
            </w:tabs>
            <w:ind w:left="220" w:hanging="220"/>
            <w:rPr>
              <w:del w:id="179" w:author="Morris Baradza" w:date="2018-05-21T14:32:00Z"/>
              <w:noProof/>
              <w:color w:val="000000"/>
            </w:rPr>
          </w:pPr>
          <w:del w:id="180" w:author="Morris Baradza" w:date="2018-05-21T14:32:00Z">
            <w:r w:rsidDel="00FD4CC7">
              <w:rPr>
                <w:b/>
                <w:noProof/>
                <w:color w:val="000000"/>
              </w:rPr>
              <w:delText>Configure System</w:delText>
            </w:r>
            <w:r w:rsidDel="00FD4CC7">
              <w:rPr>
                <w:noProof/>
                <w:color w:val="000000"/>
              </w:rPr>
              <w:tab/>
              <w:delText>11</w:delText>
            </w:r>
          </w:del>
        </w:p>
        <w:p w14:paraId="0883B2CD" w14:textId="4EC18EA1" w:rsidR="00C114A4" w:rsidDel="00FD4CC7" w:rsidRDefault="00E8769D">
          <w:pPr>
            <w:pBdr>
              <w:top w:val="nil"/>
              <w:left w:val="nil"/>
              <w:bottom w:val="nil"/>
              <w:right w:val="nil"/>
              <w:between w:val="nil"/>
            </w:pBdr>
            <w:tabs>
              <w:tab w:val="right" w:pos="9016"/>
            </w:tabs>
            <w:ind w:left="440" w:hanging="440"/>
            <w:rPr>
              <w:del w:id="181" w:author="Morris Baradza" w:date="2018-05-21T14:32:00Z"/>
              <w:noProof/>
              <w:color w:val="000000"/>
            </w:rPr>
          </w:pPr>
          <w:del w:id="182" w:author="Morris Baradza" w:date="2018-05-21T14:32:00Z">
            <w:r w:rsidDel="00FD4CC7">
              <w:rPr>
                <w:noProof/>
                <w:color w:val="000000"/>
              </w:rPr>
              <w:delText>Worker Types</w:delText>
            </w:r>
            <w:r w:rsidDel="00FD4CC7">
              <w:rPr>
                <w:noProof/>
                <w:color w:val="000000"/>
              </w:rPr>
              <w:tab/>
              <w:delText>12</w:delText>
            </w:r>
          </w:del>
        </w:p>
        <w:p w14:paraId="3F6F1B42" w14:textId="3D4B665D" w:rsidR="00C114A4" w:rsidDel="00FD4CC7" w:rsidRDefault="00E8769D">
          <w:pPr>
            <w:pBdr>
              <w:top w:val="nil"/>
              <w:left w:val="nil"/>
              <w:bottom w:val="nil"/>
              <w:right w:val="nil"/>
              <w:between w:val="nil"/>
            </w:pBdr>
            <w:tabs>
              <w:tab w:val="right" w:pos="9016"/>
            </w:tabs>
            <w:ind w:left="440" w:hanging="440"/>
            <w:rPr>
              <w:del w:id="183" w:author="Morris Baradza" w:date="2018-05-21T14:32:00Z"/>
              <w:noProof/>
              <w:color w:val="000000"/>
            </w:rPr>
          </w:pPr>
          <w:del w:id="184" w:author="Morris Baradza" w:date="2018-05-21T14:32:00Z">
            <w:r w:rsidDel="00FD4CC7">
              <w:rPr>
                <w:noProof/>
                <w:color w:val="000000"/>
              </w:rPr>
              <w:delText>Add worker type</w:delText>
            </w:r>
            <w:r w:rsidDel="00FD4CC7">
              <w:rPr>
                <w:noProof/>
                <w:color w:val="000000"/>
              </w:rPr>
              <w:tab/>
              <w:delText>13</w:delText>
            </w:r>
          </w:del>
        </w:p>
        <w:p w14:paraId="247597C9" w14:textId="25DE7C6B" w:rsidR="00C114A4" w:rsidDel="00FD4CC7" w:rsidRDefault="00E8769D">
          <w:pPr>
            <w:pBdr>
              <w:top w:val="nil"/>
              <w:left w:val="nil"/>
              <w:bottom w:val="nil"/>
              <w:right w:val="nil"/>
              <w:between w:val="nil"/>
            </w:pBdr>
            <w:tabs>
              <w:tab w:val="right" w:pos="9016"/>
            </w:tabs>
            <w:ind w:left="440" w:hanging="440"/>
            <w:rPr>
              <w:del w:id="185" w:author="Morris Baradza" w:date="2018-05-21T14:32:00Z"/>
              <w:noProof/>
              <w:color w:val="000000"/>
            </w:rPr>
          </w:pPr>
          <w:del w:id="186" w:author="Morris Baradza" w:date="2018-05-21T14:32:00Z">
            <w:r w:rsidDel="00FD4CC7">
              <w:rPr>
                <w:noProof/>
                <w:color w:val="000000"/>
              </w:rPr>
              <w:delText>Worker Levels</w:delText>
            </w:r>
            <w:r w:rsidDel="00FD4CC7">
              <w:rPr>
                <w:noProof/>
                <w:color w:val="000000"/>
              </w:rPr>
              <w:tab/>
              <w:delText>13</w:delText>
            </w:r>
          </w:del>
        </w:p>
        <w:p w14:paraId="4E4CC0AD" w14:textId="09080589" w:rsidR="00C114A4" w:rsidDel="00FD4CC7" w:rsidRDefault="00E8769D">
          <w:pPr>
            <w:pBdr>
              <w:top w:val="nil"/>
              <w:left w:val="nil"/>
              <w:bottom w:val="nil"/>
              <w:right w:val="nil"/>
              <w:between w:val="nil"/>
            </w:pBdr>
            <w:tabs>
              <w:tab w:val="right" w:pos="9016"/>
            </w:tabs>
            <w:ind w:left="440" w:hanging="440"/>
            <w:rPr>
              <w:del w:id="187" w:author="Morris Baradza" w:date="2018-05-21T14:32:00Z"/>
              <w:noProof/>
              <w:color w:val="000000"/>
            </w:rPr>
          </w:pPr>
          <w:del w:id="188" w:author="Morris Baradza" w:date="2018-05-21T14:32:00Z">
            <w:r w:rsidDel="00FD4CC7">
              <w:rPr>
                <w:noProof/>
                <w:color w:val="000000"/>
              </w:rPr>
              <w:delText>Add worker Levels</w:delText>
            </w:r>
            <w:r w:rsidDel="00FD4CC7">
              <w:rPr>
                <w:noProof/>
                <w:color w:val="000000"/>
              </w:rPr>
              <w:tab/>
              <w:delText>14</w:delText>
            </w:r>
          </w:del>
        </w:p>
        <w:p w14:paraId="718891B3" w14:textId="522BE276" w:rsidR="00C114A4" w:rsidDel="00FD4CC7" w:rsidRDefault="00E8769D">
          <w:pPr>
            <w:pBdr>
              <w:top w:val="nil"/>
              <w:left w:val="nil"/>
              <w:bottom w:val="nil"/>
              <w:right w:val="nil"/>
              <w:between w:val="nil"/>
            </w:pBdr>
            <w:tabs>
              <w:tab w:val="right" w:pos="9016"/>
            </w:tabs>
            <w:ind w:left="440" w:hanging="440"/>
            <w:rPr>
              <w:del w:id="189" w:author="Morris Baradza" w:date="2018-05-21T14:32:00Z"/>
              <w:noProof/>
              <w:color w:val="000000"/>
            </w:rPr>
          </w:pPr>
          <w:del w:id="190" w:author="Morris Baradza" w:date="2018-05-21T14:32:00Z">
            <w:r w:rsidDel="00FD4CC7">
              <w:rPr>
                <w:noProof/>
                <w:color w:val="000000"/>
              </w:rPr>
              <w:delText>Worker Salary</w:delText>
            </w:r>
            <w:r w:rsidDel="00FD4CC7">
              <w:rPr>
                <w:noProof/>
                <w:color w:val="000000"/>
              </w:rPr>
              <w:tab/>
              <w:delText>15</w:delText>
            </w:r>
          </w:del>
        </w:p>
        <w:p w14:paraId="1F4A6C9A" w14:textId="023EA606" w:rsidR="00C114A4" w:rsidDel="00FD4CC7" w:rsidRDefault="00E8769D">
          <w:pPr>
            <w:pBdr>
              <w:top w:val="nil"/>
              <w:left w:val="nil"/>
              <w:bottom w:val="nil"/>
              <w:right w:val="nil"/>
              <w:between w:val="nil"/>
            </w:pBdr>
            <w:tabs>
              <w:tab w:val="right" w:pos="9016"/>
            </w:tabs>
            <w:ind w:left="440" w:hanging="440"/>
            <w:rPr>
              <w:del w:id="191" w:author="Morris Baradza" w:date="2018-05-21T14:32:00Z"/>
              <w:noProof/>
              <w:color w:val="000000"/>
            </w:rPr>
          </w:pPr>
          <w:del w:id="192" w:author="Morris Baradza" w:date="2018-05-21T14:32:00Z">
            <w:r w:rsidDel="00FD4CC7">
              <w:rPr>
                <w:noProof/>
                <w:color w:val="000000"/>
              </w:rPr>
              <w:delText>Add worker salary</w:delText>
            </w:r>
            <w:r w:rsidDel="00FD4CC7">
              <w:rPr>
                <w:noProof/>
                <w:color w:val="000000"/>
              </w:rPr>
              <w:tab/>
              <w:delText>15</w:delText>
            </w:r>
          </w:del>
        </w:p>
        <w:p w14:paraId="05350B11" w14:textId="382396F1" w:rsidR="00C114A4" w:rsidDel="00FD4CC7" w:rsidRDefault="00E8769D">
          <w:pPr>
            <w:pBdr>
              <w:top w:val="nil"/>
              <w:left w:val="nil"/>
              <w:bottom w:val="nil"/>
              <w:right w:val="nil"/>
              <w:between w:val="nil"/>
            </w:pBdr>
            <w:tabs>
              <w:tab w:val="right" w:pos="9016"/>
            </w:tabs>
            <w:ind w:left="440" w:hanging="440"/>
            <w:rPr>
              <w:del w:id="193" w:author="Morris Baradza" w:date="2018-05-21T14:32:00Z"/>
              <w:noProof/>
              <w:color w:val="000000"/>
            </w:rPr>
          </w:pPr>
          <w:del w:id="194" w:author="Morris Baradza" w:date="2018-05-21T14:32:00Z">
            <w:r w:rsidDel="00FD4CC7">
              <w:rPr>
                <w:noProof/>
                <w:color w:val="000000"/>
              </w:rPr>
              <w:delText>Study Location</w:delText>
            </w:r>
            <w:r w:rsidDel="00FD4CC7">
              <w:rPr>
                <w:noProof/>
                <w:color w:val="000000"/>
              </w:rPr>
              <w:tab/>
              <w:delText>16</w:delText>
            </w:r>
          </w:del>
        </w:p>
        <w:p w14:paraId="5EF64AB7" w14:textId="606BB869" w:rsidR="00C114A4" w:rsidDel="00FD4CC7" w:rsidRDefault="00E8769D">
          <w:pPr>
            <w:pBdr>
              <w:top w:val="nil"/>
              <w:left w:val="nil"/>
              <w:bottom w:val="nil"/>
              <w:right w:val="nil"/>
              <w:between w:val="nil"/>
            </w:pBdr>
            <w:tabs>
              <w:tab w:val="right" w:pos="9016"/>
            </w:tabs>
            <w:ind w:left="440" w:hanging="440"/>
            <w:rPr>
              <w:del w:id="195" w:author="Morris Baradza" w:date="2018-05-21T14:32:00Z"/>
              <w:noProof/>
              <w:color w:val="000000"/>
            </w:rPr>
          </w:pPr>
          <w:del w:id="196" w:author="Morris Baradza" w:date="2018-05-21T14:32:00Z">
            <w:r w:rsidDel="00FD4CC7">
              <w:rPr>
                <w:noProof/>
                <w:color w:val="000000"/>
              </w:rPr>
              <w:delText>Add Study location</w:delText>
            </w:r>
            <w:r w:rsidDel="00FD4CC7">
              <w:rPr>
                <w:noProof/>
                <w:color w:val="000000"/>
              </w:rPr>
              <w:tab/>
              <w:delText>17</w:delText>
            </w:r>
          </w:del>
        </w:p>
        <w:p w14:paraId="299D2985" w14:textId="32C5FD7A" w:rsidR="00C114A4" w:rsidDel="00FD4CC7" w:rsidRDefault="00E8769D">
          <w:pPr>
            <w:pBdr>
              <w:top w:val="nil"/>
              <w:left w:val="nil"/>
              <w:bottom w:val="nil"/>
              <w:right w:val="nil"/>
              <w:between w:val="nil"/>
            </w:pBdr>
            <w:tabs>
              <w:tab w:val="right" w:pos="9016"/>
            </w:tabs>
            <w:ind w:left="440" w:hanging="440"/>
            <w:rPr>
              <w:del w:id="197" w:author="Morris Baradza" w:date="2018-05-21T14:32:00Z"/>
              <w:noProof/>
              <w:color w:val="000000"/>
            </w:rPr>
          </w:pPr>
          <w:del w:id="198" w:author="Morris Baradza" w:date="2018-05-21T14:32:00Z">
            <w:r w:rsidDel="00FD4CC7">
              <w:rPr>
                <w:noProof/>
                <w:color w:val="000000"/>
              </w:rPr>
              <w:delText>Distance Look up table</w:delText>
            </w:r>
            <w:r w:rsidDel="00FD4CC7">
              <w:rPr>
                <w:noProof/>
                <w:color w:val="000000"/>
              </w:rPr>
              <w:tab/>
              <w:delText>18</w:delText>
            </w:r>
          </w:del>
        </w:p>
        <w:p w14:paraId="0D4EA165" w14:textId="5348AF37" w:rsidR="00C114A4" w:rsidDel="00FD4CC7" w:rsidRDefault="00E8769D">
          <w:pPr>
            <w:pBdr>
              <w:top w:val="nil"/>
              <w:left w:val="nil"/>
              <w:bottom w:val="nil"/>
              <w:right w:val="nil"/>
              <w:between w:val="nil"/>
            </w:pBdr>
            <w:tabs>
              <w:tab w:val="right" w:pos="9016"/>
            </w:tabs>
            <w:ind w:left="440" w:hanging="440"/>
            <w:rPr>
              <w:del w:id="199" w:author="Morris Baradza" w:date="2018-05-21T14:32:00Z"/>
              <w:noProof/>
              <w:color w:val="000000"/>
            </w:rPr>
          </w:pPr>
          <w:del w:id="200" w:author="Morris Baradza" w:date="2018-05-21T14:32:00Z">
            <w:r w:rsidDel="00FD4CC7">
              <w:rPr>
                <w:noProof/>
                <w:color w:val="000000"/>
              </w:rPr>
              <w:delText>Add distance look up table</w:delText>
            </w:r>
            <w:r w:rsidDel="00FD4CC7">
              <w:rPr>
                <w:noProof/>
                <w:color w:val="000000"/>
              </w:rPr>
              <w:tab/>
              <w:delText>18</w:delText>
            </w:r>
          </w:del>
        </w:p>
        <w:p w14:paraId="1C925D82" w14:textId="6936F96F" w:rsidR="00C114A4" w:rsidDel="00FD4CC7" w:rsidRDefault="00E8769D">
          <w:pPr>
            <w:pBdr>
              <w:top w:val="nil"/>
              <w:left w:val="nil"/>
              <w:bottom w:val="nil"/>
              <w:right w:val="nil"/>
              <w:between w:val="nil"/>
            </w:pBdr>
            <w:tabs>
              <w:tab w:val="right" w:pos="9016"/>
            </w:tabs>
            <w:ind w:left="440" w:hanging="440"/>
            <w:rPr>
              <w:del w:id="201" w:author="Morris Baradza" w:date="2018-05-21T14:32:00Z"/>
              <w:noProof/>
              <w:color w:val="000000"/>
            </w:rPr>
          </w:pPr>
          <w:del w:id="202" w:author="Morris Baradza" w:date="2018-05-21T14:32:00Z">
            <w:r w:rsidDel="00FD4CC7">
              <w:rPr>
                <w:noProof/>
                <w:color w:val="000000"/>
              </w:rPr>
              <w:delText>General Settings</w:delText>
            </w:r>
            <w:r w:rsidDel="00FD4CC7">
              <w:rPr>
                <w:noProof/>
                <w:color w:val="000000"/>
              </w:rPr>
              <w:tab/>
              <w:delText>19</w:delText>
            </w:r>
          </w:del>
        </w:p>
        <w:p w14:paraId="361A1872" w14:textId="19F2A9DD" w:rsidR="00C114A4" w:rsidDel="00FD4CC7" w:rsidRDefault="00E8769D">
          <w:pPr>
            <w:pBdr>
              <w:top w:val="nil"/>
              <w:left w:val="nil"/>
              <w:bottom w:val="nil"/>
              <w:right w:val="nil"/>
              <w:between w:val="nil"/>
            </w:pBdr>
            <w:tabs>
              <w:tab w:val="right" w:pos="9016"/>
            </w:tabs>
            <w:ind w:left="440" w:hanging="440"/>
            <w:rPr>
              <w:del w:id="203" w:author="Morris Baradza" w:date="2018-05-21T14:32:00Z"/>
              <w:noProof/>
              <w:color w:val="000000"/>
            </w:rPr>
          </w:pPr>
          <w:del w:id="204" w:author="Morris Baradza" w:date="2018-05-21T14:32:00Z">
            <w:r w:rsidDel="00FD4CC7">
              <w:rPr>
                <w:noProof/>
                <w:color w:val="000000"/>
              </w:rPr>
              <w:delText>System Users</w:delText>
            </w:r>
            <w:r w:rsidDel="00FD4CC7">
              <w:rPr>
                <w:noProof/>
                <w:color w:val="000000"/>
              </w:rPr>
              <w:tab/>
              <w:delText>20</w:delText>
            </w:r>
          </w:del>
        </w:p>
        <w:p w14:paraId="2228AD8D" w14:textId="3C5FCDD1" w:rsidR="00C114A4" w:rsidDel="00FD4CC7" w:rsidRDefault="00E8769D">
          <w:pPr>
            <w:pBdr>
              <w:top w:val="nil"/>
              <w:left w:val="nil"/>
              <w:bottom w:val="nil"/>
              <w:right w:val="nil"/>
              <w:between w:val="nil"/>
            </w:pBdr>
            <w:tabs>
              <w:tab w:val="right" w:pos="9016"/>
            </w:tabs>
            <w:ind w:left="440" w:hanging="440"/>
            <w:rPr>
              <w:del w:id="205" w:author="Morris Baradza" w:date="2018-05-21T14:32:00Z"/>
              <w:noProof/>
              <w:color w:val="000000"/>
            </w:rPr>
          </w:pPr>
          <w:del w:id="206" w:author="Morris Baradza" w:date="2018-05-21T14:32:00Z">
            <w:r w:rsidDel="00FD4CC7">
              <w:rPr>
                <w:noProof/>
                <w:color w:val="000000"/>
              </w:rPr>
              <w:delText>Create system user</w:delText>
            </w:r>
            <w:r w:rsidDel="00FD4CC7">
              <w:rPr>
                <w:noProof/>
                <w:color w:val="000000"/>
              </w:rPr>
              <w:tab/>
              <w:delText>21</w:delText>
            </w:r>
          </w:del>
        </w:p>
        <w:p w14:paraId="0D96AF6D" w14:textId="4C387A68" w:rsidR="00C114A4" w:rsidDel="00FD4CC7" w:rsidRDefault="00E8769D">
          <w:pPr>
            <w:pBdr>
              <w:top w:val="nil"/>
              <w:left w:val="nil"/>
              <w:bottom w:val="nil"/>
              <w:right w:val="nil"/>
              <w:between w:val="nil"/>
            </w:pBdr>
            <w:tabs>
              <w:tab w:val="right" w:pos="9016"/>
            </w:tabs>
            <w:ind w:left="440" w:hanging="440"/>
            <w:rPr>
              <w:del w:id="207" w:author="Morris Baradza" w:date="2018-05-21T14:32:00Z"/>
              <w:noProof/>
              <w:color w:val="000000"/>
            </w:rPr>
          </w:pPr>
          <w:del w:id="208" w:author="Morris Baradza" w:date="2018-05-21T14:32:00Z">
            <w:r w:rsidDel="00FD4CC7">
              <w:rPr>
                <w:noProof/>
                <w:color w:val="000000"/>
              </w:rPr>
              <w:delText>Allocation Export</w:delText>
            </w:r>
            <w:r w:rsidDel="00FD4CC7">
              <w:rPr>
                <w:noProof/>
                <w:color w:val="000000"/>
              </w:rPr>
              <w:tab/>
              <w:delText>21</w:delText>
            </w:r>
          </w:del>
        </w:p>
        <w:p w14:paraId="68D49AB9" w14:textId="1D4B904E" w:rsidR="00C114A4" w:rsidDel="00FD4CC7" w:rsidRDefault="00E8769D">
          <w:pPr>
            <w:pBdr>
              <w:top w:val="nil"/>
              <w:left w:val="nil"/>
              <w:bottom w:val="nil"/>
              <w:right w:val="nil"/>
              <w:between w:val="nil"/>
            </w:pBdr>
            <w:tabs>
              <w:tab w:val="right" w:pos="9016"/>
            </w:tabs>
            <w:ind w:left="440" w:hanging="440"/>
            <w:rPr>
              <w:del w:id="209" w:author="Morris Baradza" w:date="2018-05-21T14:32:00Z"/>
              <w:noProof/>
              <w:color w:val="000000"/>
            </w:rPr>
          </w:pPr>
          <w:del w:id="210" w:author="Morris Baradza" w:date="2018-05-21T14:32:00Z">
            <w:r w:rsidDel="00FD4CC7">
              <w:rPr>
                <w:noProof/>
                <w:color w:val="000000"/>
              </w:rPr>
              <w:delText>Upload file</w:delText>
            </w:r>
            <w:r w:rsidDel="00FD4CC7">
              <w:rPr>
                <w:noProof/>
                <w:color w:val="000000"/>
              </w:rPr>
              <w:tab/>
              <w:delText>22</w:delText>
            </w:r>
          </w:del>
        </w:p>
        <w:p w14:paraId="3F4098E7" w14:textId="144FC036" w:rsidR="00C114A4" w:rsidDel="00FD4CC7" w:rsidRDefault="00E8769D">
          <w:pPr>
            <w:pBdr>
              <w:top w:val="nil"/>
              <w:left w:val="nil"/>
              <w:bottom w:val="nil"/>
              <w:right w:val="nil"/>
              <w:between w:val="nil"/>
            </w:pBdr>
            <w:tabs>
              <w:tab w:val="right" w:pos="9016"/>
            </w:tabs>
            <w:ind w:left="440" w:hanging="440"/>
            <w:rPr>
              <w:del w:id="211" w:author="Morris Baradza" w:date="2018-05-21T14:32:00Z"/>
              <w:noProof/>
              <w:color w:val="000000"/>
            </w:rPr>
          </w:pPr>
          <w:del w:id="212" w:author="Morris Baradza" w:date="2018-05-21T14:32:00Z">
            <w:r w:rsidDel="00FD4CC7">
              <w:rPr>
                <w:noProof/>
                <w:color w:val="000000"/>
              </w:rPr>
              <w:delText>Upload History</w:delText>
            </w:r>
            <w:r w:rsidDel="00FD4CC7">
              <w:rPr>
                <w:noProof/>
                <w:color w:val="000000"/>
              </w:rPr>
              <w:tab/>
              <w:delText>23</w:delText>
            </w:r>
          </w:del>
        </w:p>
        <w:p w14:paraId="2C36ACC3" w14:textId="24E7795E" w:rsidR="00C114A4" w:rsidDel="00FD4CC7" w:rsidRDefault="00E8769D">
          <w:pPr>
            <w:pBdr>
              <w:top w:val="nil"/>
              <w:left w:val="nil"/>
              <w:bottom w:val="nil"/>
              <w:right w:val="nil"/>
              <w:between w:val="nil"/>
            </w:pBdr>
            <w:tabs>
              <w:tab w:val="right" w:pos="9016"/>
            </w:tabs>
            <w:ind w:left="220" w:hanging="220"/>
            <w:rPr>
              <w:del w:id="213" w:author="Morris Baradza" w:date="2018-05-21T14:32:00Z"/>
              <w:noProof/>
              <w:color w:val="000000"/>
            </w:rPr>
          </w:pPr>
          <w:del w:id="214" w:author="Morris Baradza" w:date="2018-05-21T14:32:00Z">
            <w:r w:rsidDel="00FD4CC7">
              <w:rPr>
                <w:b/>
                <w:noProof/>
                <w:color w:val="000000"/>
              </w:rPr>
              <w:delText>Run GLPK</w:delText>
            </w:r>
            <w:r w:rsidDel="00FD4CC7">
              <w:rPr>
                <w:noProof/>
                <w:color w:val="000000"/>
              </w:rPr>
              <w:tab/>
              <w:delText>24</w:delText>
            </w:r>
          </w:del>
        </w:p>
        <w:p w14:paraId="488E7C52" w14:textId="27CB88F1" w:rsidR="00C114A4" w:rsidDel="00FD4CC7" w:rsidRDefault="00E8769D">
          <w:pPr>
            <w:pBdr>
              <w:top w:val="nil"/>
              <w:left w:val="nil"/>
              <w:bottom w:val="nil"/>
              <w:right w:val="nil"/>
              <w:between w:val="nil"/>
            </w:pBdr>
            <w:tabs>
              <w:tab w:val="right" w:pos="9016"/>
            </w:tabs>
            <w:ind w:left="220" w:hanging="220"/>
            <w:rPr>
              <w:del w:id="215" w:author="Morris Baradza" w:date="2018-05-21T14:32:00Z"/>
              <w:noProof/>
              <w:color w:val="000000"/>
            </w:rPr>
          </w:pPr>
          <w:del w:id="216" w:author="Morris Baradza" w:date="2018-05-21T14:32:00Z">
            <w:r w:rsidDel="00FD4CC7">
              <w:rPr>
                <w:b/>
                <w:noProof/>
                <w:color w:val="000000"/>
              </w:rPr>
              <w:delText>Allocation Results</w:delText>
            </w:r>
            <w:r w:rsidDel="00FD4CC7">
              <w:rPr>
                <w:noProof/>
                <w:color w:val="000000"/>
              </w:rPr>
              <w:tab/>
              <w:delText>24</w:delText>
            </w:r>
          </w:del>
        </w:p>
        <w:p w14:paraId="1D443A92" w14:textId="2ED97D57" w:rsidR="00C114A4" w:rsidDel="00FD4CC7" w:rsidRDefault="00E8769D">
          <w:pPr>
            <w:pBdr>
              <w:top w:val="nil"/>
              <w:left w:val="nil"/>
              <w:bottom w:val="nil"/>
              <w:right w:val="nil"/>
              <w:between w:val="nil"/>
            </w:pBdr>
            <w:tabs>
              <w:tab w:val="right" w:pos="9016"/>
            </w:tabs>
            <w:ind w:left="440" w:hanging="440"/>
            <w:rPr>
              <w:del w:id="217" w:author="Morris Baradza" w:date="2018-05-21T14:32:00Z"/>
              <w:noProof/>
              <w:color w:val="000000"/>
            </w:rPr>
          </w:pPr>
          <w:del w:id="218" w:author="Morris Baradza" w:date="2018-05-21T14:32:00Z">
            <w:r w:rsidDel="00FD4CC7">
              <w:rPr>
                <w:noProof/>
                <w:color w:val="000000"/>
              </w:rPr>
              <w:delText>Worker Assignments</w:delText>
            </w:r>
            <w:r w:rsidDel="00FD4CC7">
              <w:rPr>
                <w:noProof/>
                <w:color w:val="000000"/>
              </w:rPr>
              <w:tab/>
              <w:delText>24</w:delText>
            </w:r>
          </w:del>
        </w:p>
        <w:p w14:paraId="5D87B247" w14:textId="55EF2F0A" w:rsidR="00C114A4" w:rsidDel="00FD4CC7" w:rsidRDefault="00E8769D">
          <w:pPr>
            <w:pBdr>
              <w:top w:val="nil"/>
              <w:left w:val="nil"/>
              <w:bottom w:val="nil"/>
              <w:right w:val="nil"/>
              <w:between w:val="nil"/>
            </w:pBdr>
            <w:tabs>
              <w:tab w:val="right" w:pos="9016"/>
            </w:tabs>
            <w:ind w:left="440" w:hanging="440"/>
            <w:rPr>
              <w:del w:id="219" w:author="Morris Baradza" w:date="2018-05-21T14:32:00Z"/>
              <w:noProof/>
              <w:color w:val="000000"/>
            </w:rPr>
          </w:pPr>
          <w:del w:id="220" w:author="Morris Baradza" w:date="2018-05-21T14:32:00Z">
            <w:r w:rsidDel="00FD4CC7">
              <w:rPr>
                <w:noProof/>
                <w:color w:val="000000"/>
              </w:rPr>
              <w:delText>Demand met by Location</w:delText>
            </w:r>
            <w:r w:rsidDel="00FD4CC7">
              <w:rPr>
                <w:noProof/>
                <w:color w:val="000000"/>
              </w:rPr>
              <w:tab/>
              <w:delText>25</w:delText>
            </w:r>
          </w:del>
        </w:p>
        <w:p w14:paraId="39CF3352" w14:textId="6367717B" w:rsidR="00C114A4" w:rsidDel="00FD4CC7" w:rsidRDefault="00E8769D">
          <w:pPr>
            <w:pBdr>
              <w:top w:val="nil"/>
              <w:left w:val="nil"/>
              <w:bottom w:val="nil"/>
              <w:right w:val="nil"/>
              <w:between w:val="nil"/>
            </w:pBdr>
            <w:tabs>
              <w:tab w:val="right" w:pos="9016"/>
            </w:tabs>
            <w:ind w:left="440" w:hanging="440"/>
            <w:rPr>
              <w:del w:id="221" w:author="Morris Baradza" w:date="2018-05-21T14:32:00Z"/>
              <w:noProof/>
              <w:color w:val="000000"/>
            </w:rPr>
          </w:pPr>
          <w:del w:id="222" w:author="Morris Baradza" w:date="2018-05-21T14:32:00Z">
            <w:r w:rsidDel="00FD4CC7">
              <w:rPr>
                <w:noProof/>
                <w:color w:val="000000"/>
              </w:rPr>
              <w:delText>Assignments by Location</w:delText>
            </w:r>
            <w:r w:rsidDel="00FD4CC7">
              <w:rPr>
                <w:noProof/>
                <w:color w:val="000000"/>
              </w:rPr>
              <w:tab/>
              <w:delText>26</w:delText>
            </w:r>
          </w:del>
        </w:p>
        <w:p w14:paraId="5CF0AF59" w14:textId="06865FC2" w:rsidR="00C114A4" w:rsidDel="00FD4CC7" w:rsidRDefault="00E8769D">
          <w:pPr>
            <w:pBdr>
              <w:top w:val="nil"/>
              <w:left w:val="nil"/>
              <w:bottom w:val="nil"/>
              <w:right w:val="nil"/>
              <w:between w:val="nil"/>
            </w:pBdr>
            <w:tabs>
              <w:tab w:val="right" w:pos="9016"/>
            </w:tabs>
            <w:ind w:left="440" w:hanging="440"/>
            <w:rPr>
              <w:del w:id="223" w:author="Morris Baradza" w:date="2018-05-21T14:32:00Z"/>
              <w:noProof/>
              <w:color w:val="000000"/>
            </w:rPr>
          </w:pPr>
          <w:del w:id="224" w:author="Morris Baradza" w:date="2018-05-21T14:32:00Z">
            <w:r w:rsidDel="00FD4CC7">
              <w:rPr>
                <w:noProof/>
                <w:color w:val="000000"/>
              </w:rPr>
              <w:delText>Assignments by Worker type</w:delText>
            </w:r>
            <w:r w:rsidDel="00FD4CC7">
              <w:rPr>
                <w:noProof/>
                <w:color w:val="000000"/>
              </w:rPr>
              <w:tab/>
              <w:delText>26</w:delText>
            </w:r>
          </w:del>
        </w:p>
        <w:p w14:paraId="1883CC04" w14:textId="533ED79D" w:rsidR="00C114A4" w:rsidDel="00FD4CC7" w:rsidRDefault="00E8769D">
          <w:pPr>
            <w:pBdr>
              <w:top w:val="nil"/>
              <w:left w:val="nil"/>
              <w:bottom w:val="nil"/>
              <w:right w:val="nil"/>
              <w:between w:val="nil"/>
            </w:pBdr>
            <w:tabs>
              <w:tab w:val="right" w:pos="9016"/>
            </w:tabs>
            <w:ind w:left="440" w:hanging="440"/>
            <w:rPr>
              <w:del w:id="225" w:author="Morris Baradza" w:date="2018-05-21T14:32:00Z"/>
              <w:noProof/>
              <w:color w:val="000000"/>
            </w:rPr>
          </w:pPr>
          <w:del w:id="226" w:author="Morris Baradza" w:date="2018-05-21T14:32:00Z">
            <w:r w:rsidDel="00FD4CC7">
              <w:rPr>
                <w:noProof/>
                <w:color w:val="000000"/>
              </w:rPr>
              <w:delText>Preferences by Location</w:delText>
            </w:r>
            <w:r w:rsidDel="00FD4CC7">
              <w:rPr>
                <w:noProof/>
                <w:color w:val="000000"/>
              </w:rPr>
              <w:tab/>
              <w:delText>27</w:delText>
            </w:r>
          </w:del>
        </w:p>
        <w:p w14:paraId="13367166" w14:textId="59001580" w:rsidR="00C114A4" w:rsidDel="00FD4CC7" w:rsidRDefault="00E8769D">
          <w:pPr>
            <w:pBdr>
              <w:top w:val="nil"/>
              <w:left w:val="nil"/>
              <w:bottom w:val="nil"/>
              <w:right w:val="nil"/>
              <w:between w:val="nil"/>
            </w:pBdr>
            <w:tabs>
              <w:tab w:val="right" w:pos="9016"/>
            </w:tabs>
            <w:ind w:left="440" w:hanging="440"/>
            <w:rPr>
              <w:del w:id="227" w:author="Morris Baradza" w:date="2018-05-21T14:32:00Z"/>
              <w:noProof/>
              <w:color w:val="000000"/>
            </w:rPr>
          </w:pPr>
          <w:del w:id="228" w:author="Morris Baradza" w:date="2018-05-21T14:32:00Z">
            <w:r w:rsidDel="00FD4CC7">
              <w:rPr>
                <w:noProof/>
                <w:color w:val="000000"/>
              </w:rPr>
              <w:delText>Fixed Assignments</w:delText>
            </w:r>
            <w:r w:rsidDel="00FD4CC7">
              <w:rPr>
                <w:noProof/>
                <w:color w:val="000000"/>
              </w:rPr>
              <w:tab/>
              <w:delText>28</w:delText>
            </w:r>
          </w:del>
        </w:p>
        <w:p w14:paraId="2AA91585" w14:textId="081BC029" w:rsidR="00C114A4" w:rsidDel="00FD4CC7" w:rsidRDefault="00E8769D">
          <w:pPr>
            <w:pBdr>
              <w:top w:val="nil"/>
              <w:left w:val="nil"/>
              <w:bottom w:val="nil"/>
              <w:right w:val="nil"/>
              <w:between w:val="nil"/>
            </w:pBdr>
            <w:tabs>
              <w:tab w:val="right" w:pos="9016"/>
            </w:tabs>
            <w:ind w:left="440" w:hanging="440"/>
            <w:rPr>
              <w:del w:id="229" w:author="Morris Baradza" w:date="2018-05-21T14:32:00Z"/>
              <w:noProof/>
              <w:color w:val="000000"/>
            </w:rPr>
          </w:pPr>
          <w:del w:id="230" w:author="Morris Baradza" w:date="2018-05-21T14:32:00Z">
            <w:r w:rsidDel="00FD4CC7">
              <w:rPr>
                <w:noProof/>
                <w:color w:val="000000"/>
              </w:rPr>
              <w:delText>Universal Search</w:delText>
            </w:r>
            <w:r w:rsidDel="00FD4CC7">
              <w:rPr>
                <w:noProof/>
                <w:color w:val="000000"/>
              </w:rPr>
              <w:tab/>
              <w:delText>28</w:delText>
            </w:r>
          </w:del>
        </w:p>
        <w:p w14:paraId="33AB6363" w14:textId="7F849B43" w:rsidR="00C114A4" w:rsidRDefault="00E8769D">
          <w:pPr>
            <w:pBdr>
              <w:top w:val="nil"/>
              <w:left w:val="nil"/>
              <w:bottom w:val="nil"/>
              <w:right w:val="nil"/>
              <w:between w:val="nil"/>
            </w:pBdr>
            <w:tabs>
              <w:tab w:val="right" w:pos="9016"/>
            </w:tabs>
            <w:ind w:left="440" w:hanging="440"/>
            <w:rPr>
              <w:color w:val="000000"/>
            </w:rPr>
          </w:pPr>
          <w:del w:id="231" w:author="Morris Baradza" w:date="2018-05-21T14:32:00Z">
            <w:r w:rsidDel="00FD4CC7">
              <w:rPr>
                <w:noProof/>
                <w:color w:val="000000"/>
              </w:rPr>
              <w:delText>Log out</w:delText>
            </w:r>
            <w:r w:rsidDel="00FD4CC7">
              <w:rPr>
                <w:noProof/>
                <w:color w:val="000000"/>
              </w:rPr>
              <w:tab/>
              <w:delText>30</w:delText>
            </w:r>
          </w:del>
          <w:r>
            <w:fldChar w:fldCharType="end"/>
          </w:r>
        </w:p>
      </w:sdtContent>
    </w:sdt>
    <w:p w14:paraId="51109F29" w14:textId="77777777" w:rsidR="00C114A4" w:rsidRDefault="00C114A4"/>
    <w:p w14:paraId="05B6CBB4" w14:textId="77777777" w:rsidR="00C114A4" w:rsidRDefault="00E8769D">
      <w:pPr>
        <w:pStyle w:val="Heading2"/>
        <w:spacing w:line="360" w:lineRule="auto"/>
        <w:jc w:val="both"/>
        <w:rPr>
          <w:color w:val="000000"/>
          <w:sz w:val="22"/>
          <w:szCs w:val="22"/>
        </w:rPr>
      </w:pPr>
      <w:r>
        <w:br w:type="page"/>
      </w:r>
      <w:bookmarkStart w:id="232" w:name="_Toc514839474"/>
      <w:r>
        <w:rPr>
          <w:b/>
          <w:color w:val="000000"/>
        </w:rPr>
        <w:lastRenderedPageBreak/>
        <w:t>Introduction</w:t>
      </w:r>
      <w:bookmarkEnd w:id="232"/>
    </w:p>
    <w:p w14:paraId="50B169C5" w14:textId="77777777" w:rsidR="00C114A4" w:rsidRDefault="00E8769D">
      <w:pPr>
        <w:spacing w:line="360" w:lineRule="auto"/>
        <w:jc w:val="both"/>
        <w:rPr>
          <w:sz w:val="26"/>
          <w:szCs w:val="26"/>
        </w:rPr>
      </w:pPr>
      <w:r>
        <w:rPr>
          <w:sz w:val="26"/>
          <w:szCs w:val="26"/>
        </w:rPr>
        <w:t>The User Manual contains all essential information for the user to make full use of the Workforce Allocation Optimization Tool. This manual includes a description of the system functions and capabilities, contingencies and alternate modes of operation, and step-by-step procedures for system access and use.</w:t>
      </w:r>
    </w:p>
    <w:p w14:paraId="413378F1" w14:textId="77777777" w:rsidR="00C114A4" w:rsidRDefault="00E8769D">
      <w:pPr>
        <w:pStyle w:val="Heading2"/>
        <w:spacing w:line="360" w:lineRule="auto"/>
        <w:jc w:val="both"/>
        <w:rPr>
          <w:color w:val="000000"/>
        </w:rPr>
      </w:pPr>
      <w:bookmarkStart w:id="233" w:name="_Toc514839475"/>
      <w:r>
        <w:rPr>
          <w:b/>
          <w:color w:val="000000"/>
        </w:rPr>
        <w:t>Background</w:t>
      </w:r>
      <w:bookmarkEnd w:id="233"/>
    </w:p>
    <w:p w14:paraId="6EB38F3D" w14:textId="77777777" w:rsidR="00C114A4" w:rsidRDefault="00E8769D">
      <w:pPr>
        <w:spacing w:before="4" w:after="0" w:line="360" w:lineRule="auto"/>
        <w:ind w:right="263"/>
        <w:jc w:val="both"/>
        <w:rPr>
          <w:sz w:val="26"/>
          <w:szCs w:val="26"/>
        </w:rPr>
      </w:pPr>
      <w:r>
        <w:rPr>
          <w:sz w:val="26"/>
          <w:szCs w:val="26"/>
        </w:rPr>
        <w:t xml:space="preserve">The Workforce Allocation Optimization Tool was modelled from work rendered by the Public Health Informatics Institute (PHII) on the </w:t>
      </w:r>
      <w:proofErr w:type="spellStart"/>
      <w:r>
        <w:rPr>
          <w:sz w:val="26"/>
          <w:szCs w:val="26"/>
        </w:rPr>
        <w:t>Centers</w:t>
      </w:r>
      <w:proofErr w:type="spellEnd"/>
      <w:r>
        <w:rPr>
          <w:sz w:val="26"/>
          <w:szCs w:val="26"/>
        </w:rPr>
        <w:t xml:space="preserve"> for Disease Control and Prevention (CDC) funded Workforce Planning and Deployment Optimization project. The Workforce Allocation Optimization (WAO) Tool was initially developed by students Emily Gooding and Colleen </w:t>
      </w:r>
      <w:proofErr w:type="spellStart"/>
      <w:r>
        <w:rPr>
          <w:sz w:val="26"/>
          <w:szCs w:val="26"/>
        </w:rPr>
        <w:t>Gootee</w:t>
      </w:r>
      <w:proofErr w:type="spellEnd"/>
      <w:r>
        <w:rPr>
          <w:sz w:val="26"/>
          <w:szCs w:val="26"/>
        </w:rPr>
        <w:t xml:space="preserve"> under the advice of Pinar </w:t>
      </w:r>
      <w:proofErr w:type="spellStart"/>
      <w:r>
        <w:rPr>
          <w:sz w:val="26"/>
          <w:szCs w:val="26"/>
        </w:rPr>
        <w:t>Keskinocak</w:t>
      </w:r>
      <w:proofErr w:type="spellEnd"/>
      <w:r>
        <w:rPr>
          <w:sz w:val="26"/>
          <w:szCs w:val="26"/>
        </w:rPr>
        <w:t xml:space="preserve"> and Julie Swann from the Georgia Institute of Technology, as a project for their senior design class, working with PHII (September 2013 – June 2014) under the supervision of Vivian Singletary and </w:t>
      </w:r>
      <w:proofErr w:type="spellStart"/>
      <w:r>
        <w:rPr>
          <w:sz w:val="26"/>
          <w:szCs w:val="26"/>
        </w:rPr>
        <w:t>Juneka</w:t>
      </w:r>
      <w:proofErr w:type="spellEnd"/>
      <w:r>
        <w:rPr>
          <w:sz w:val="26"/>
          <w:szCs w:val="26"/>
        </w:rPr>
        <w:t xml:space="preserve"> Rembert.  Enhancements on the tool’s optimization model, the user interface, and documentation were developed by independent contractor Monica Villarreal (August 2014 – October 2014), in consultation with PHII, CDC HQ Atlanta, CDC Mozambique and </w:t>
      </w:r>
      <w:proofErr w:type="spellStart"/>
      <w:r>
        <w:rPr>
          <w:sz w:val="26"/>
          <w:szCs w:val="26"/>
        </w:rPr>
        <w:t>Jhpiego</w:t>
      </w:r>
      <w:proofErr w:type="spellEnd"/>
      <w:r>
        <w:rPr>
          <w:sz w:val="26"/>
          <w:szCs w:val="26"/>
        </w:rPr>
        <w:t>. The tool was piloted in Mozambique, and subsequently successfully used semi-annually to allocate all Ministry of Health cadres.</w:t>
      </w:r>
    </w:p>
    <w:p w14:paraId="798B0141" w14:textId="77777777" w:rsidR="00C114A4" w:rsidRDefault="00E8769D">
      <w:pPr>
        <w:spacing w:before="4" w:after="0" w:line="360" w:lineRule="auto"/>
        <w:ind w:right="263"/>
        <w:jc w:val="both"/>
        <w:rPr>
          <w:sz w:val="26"/>
          <w:szCs w:val="26"/>
        </w:rPr>
      </w:pPr>
      <w:r>
        <w:rPr>
          <w:sz w:val="26"/>
          <w:szCs w:val="26"/>
        </w:rPr>
        <w:t>Following interest from other countries, CDC and PHII engaged an African partner who was then capacitated to provide sustainable regional technical assistance on customization and implementation of the tool. HITRAC (Health Informatics Training &amp; Research Advancement Centre, a Zimbabwe-based software development and business analysis partner) was introduced on board (May 2015) and propelled the project further, developing the tool into a web-based distributed system. Implementation of the Web-based tool has commenced in Tanzania.</w:t>
      </w:r>
    </w:p>
    <w:p w14:paraId="64BC229B" w14:textId="77777777" w:rsidR="00C114A4" w:rsidRDefault="00C114A4">
      <w:pPr>
        <w:spacing w:after="0" w:line="360" w:lineRule="auto"/>
        <w:jc w:val="both"/>
        <w:rPr>
          <w:color w:val="FF0000"/>
          <w:sz w:val="26"/>
          <w:szCs w:val="26"/>
        </w:rPr>
      </w:pPr>
      <w:bookmarkStart w:id="234" w:name="_tyjcwt" w:colFirst="0" w:colLast="0"/>
      <w:bookmarkEnd w:id="234"/>
    </w:p>
    <w:p w14:paraId="2088883A" w14:textId="77777777" w:rsidR="00C114A4" w:rsidRDefault="00E8769D">
      <w:pPr>
        <w:pStyle w:val="Heading2"/>
        <w:spacing w:line="360" w:lineRule="auto"/>
        <w:jc w:val="both"/>
        <w:rPr>
          <w:color w:val="000000"/>
        </w:rPr>
      </w:pPr>
      <w:bookmarkStart w:id="235" w:name="_Toc514839476"/>
      <w:r>
        <w:rPr>
          <w:b/>
          <w:color w:val="000000"/>
        </w:rPr>
        <w:lastRenderedPageBreak/>
        <w:t>Objectives for the Web Based System</w:t>
      </w:r>
      <w:bookmarkEnd w:id="235"/>
    </w:p>
    <w:p w14:paraId="30DECC79" w14:textId="77777777" w:rsidR="00C114A4" w:rsidRDefault="00E8769D">
      <w:pPr>
        <w:spacing w:after="0" w:line="360" w:lineRule="auto"/>
        <w:ind w:left="101" w:right="350"/>
        <w:jc w:val="both"/>
        <w:rPr>
          <w:sz w:val="26"/>
          <w:szCs w:val="26"/>
        </w:rPr>
      </w:pPr>
      <w:r>
        <w:rPr>
          <w:sz w:val="26"/>
          <w:szCs w:val="26"/>
        </w:rPr>
        <w:t>Recognizing the broad range of interests of potential users of the system, there are current initiatives underway to assemble information on graduate allocations and assignments. In order to achieve the intended impact, the following objectives were considered when developing the tool:</w:t>
      </w:r>
    </w:p>
    <w:p w14:paraId="6E5708A8" w14:textId="77777777" w:rsidR="00C114A4" w:rsidRDefault="00E8769D">
      <w:pPr>
        <w:widowControl w:val="0"/>
        <w:numPr>
          <w:ilvl w:val="0"/>
          <w:numId w:val="4"/>
        </w:numPr>
        <w:pBdr>
          <w:top w:val="nil"/>
          <w:left w:val="nil"/>
          <w:bottom w:val="nil"/>
          <w:right w:val="nil"/>
          <w:between w:val="nil"/>
        </w:pBdr>
        <w:spacing w:after="0" w:line="360" w:lineRule="auto"/>
        <w:contextualSpacing/>
        <w:jc w:val="both"/>
        <w:rPr>
          <w:color w:val="000000"/>
          <w:sz w:val="26"/>
          <w:szCs w:val="26"/>
        </w:rPr>
      </w:pPr>
      <w:r>
        <w:rPr>
          <w:color w:val="000000"/>
          <w:sz w:val="26"/>
          <w:szCs w:val="26"/>
        </w:rPr>
        <w:t>Increase accessibility of the system by users in relevant offices.</w:t>
      </w:r>
    </w:p>
    <w:p w14:paraId="1BF418E8" w14:textId="77777777" w:rsidR="00C114A4" w:rsidRDefault="00E8769D">
      <w:pPr>
        <w:widowControl w:val="0"/>
        <w:numPr>
          <w:ilvl w:val="0"/>
          <w:numId w:val="4"/>
        </w:numPr>
        <w:pBdr>
          <w:top w:val="nil"/>
          <w:left w:val="nil"/>
          <w:bottom w:val="nil"/>
          <w:right w:val="nil"/>
          <w:between w:val="nil"/>
        </w:pBdr>
        <w:spacing w:after="0" w:line="360" w:lineRule="auto"/>
        <w:contextualSpacing/>
        <w:jc w:val="both"/>
        <w:rPr>
          <w:color w:val="000000"/>
          <w:sz w:val="26"/>
          <w:szCs w:val="26"/>
        </w:rPr>
      </w:pPr>
      <w:r>
        <w:rPr>
          <w:color w:val="000000"/>
          <w:sz w:val="26"/>
          <w:szCs w:val="26"/>
        </w:rPr>
        <w:t>Create a permanent record keeping base (permanent database storage).</w:t>
      </w:r>
    </w:p>
    <w:p w14:paraId="7E6C4A21" w14:textId="77777777" w:rsidR="00C114A4" w:rsidRDefault="00E8769D">
      <w:pPr>
        <w:widowControl w:val="0"/>
        <w:numPr>
          <w:ilvl w:val="0"/>
          <w:numId w:val="4"/>
        </w:numPr>
        <w:pBdr>
          <w:top w:val="nil"/>
          <w:left w:val="nil"/>
          <w:bottom w:val="nil"/>
          <w:right w:val="nil"/>
          <w:between w:val="nil"/>
        </w:pBdr>
        <w:spacing w:after="0" w:line="360" w:lineRule="auto"/>
        <w:contextualSpacing/>
        <w:jc w:val="both"/>
        <w:rPr>
          <w:color w:val="000000"/>
          <w:sz w:val="26"/>
          <w:szCs w:val="26"/>
        </w:rPr>
      </w:pPr>
      <w:r>
        <w:rPr>
          <w:color w:val="000000"/>
          <w:sz w:val="26"/>
          <w:szCs w:val="26"/>
        </w:rPr>
        <w:t>Increase speed and efficiency in system use.</w:t>
      </w:r>
    </w:p>
    <w:p w14:paraId="1B64C9A1" w14:textId="77777777" w:rsidR="00C114A4" w:rsidRDefault="00E8769D">
      <w:pPr>
        <w:widowControl w:val="0"/>
        <w:numPr>
          <w:ilvl w:val="0"/>
          <w:numId w:val="4"/>
        </w:numPr>
        <w:pBdr>
          <w:top w:val="nil"/>
          <w:left w:val="nil"/>
          <w:bottom w:val="nil"/>
          <w:right w:val="nil"/>
          <w:between w:val="nil"/>
        </w:pBdr>
        <w:spacing w:after="0" w:line="360" w:lineRule="auto"/>
        <w:contextualSpacing/>
        <w:jc w:val="both"/>
        <w:rPr>
          <w:color w:val="000000"/>
          <w:sz w:val="26"/>
          <w:szCs w:val="26"/>
        </w:rPr>
      </w:pPr>
      <w:r>
        <w:rPr>
          <w:color w:val="000000"/>
          <w:sz w:val="26"/>
          <w:szCs w:val="26"/>
        </w:rPr>
        <w:t>Allow easier integration with other systems (operability with any modernized system).</w:t>
      </w:r>
    </w:p>
    <w:p w14:paraId="0497DFDD" w14:textId="77777777" w:rsidR="00C114A4" w:rsidRDefault="00E8769D">
      <w:pPr>
        <w:widowControl w:val="0"/>
        <w:numPr>
          <w:ilvl w:val="0"/>
          <w:numId w:val="4"/>
        </w:numPr>
        <w:pBdr>
          <w:top w:val="nil"/>
          <w:left w:val="nil"/>
          <w:bottom w:val="nil"/>
          <w:right w:val="nil"/>
          <w:between w:val="nil"/>
        </w:pBdr>
        <w:spacing w:after="0" w:line="360" w:lineRule="auto"/>
        <w:contextualSpacing/>
        <w:jc w:val="both"/>
        <w:rPr>
          <w:color w:val="000000"/>
          <w:sz w:val="26"/>
          <w:szCs w:val="26"/>
        </w:rPr>
      </w:pPr>
      <w:r>
        <w:rPr>
          <w:color w:val="000000"/>
          <w:sz w:val="26"/>
          <w:szCs w:val="26"/>
        </w:rPr>
        <w:t>Enable mobility (access through mobile devices).</w:t>
      </w:r>
    </w:p>
    <w:p w14:paraId="5173C181" w14:textId="77777777" w:rsidR="00C114A4" w:rsidRDefault="00E8769D">
      <w:pPr>
        <w:widowControl w:val="0"/>
        <w:numPr>
          <w:ilvl w:val="0"/>
          <w:numId w:val="4"/>
        </w:numPr>
        <w:pBdr>
          <w:top w:val="nil"/>
          <w:left w:val="nil"/>
          <w:bottom w:val="nil"/>
          <w:right w:val="nil"/>
          <w:between w:val="nil"/>
        </w:pBdr>
        <w:spacing w:after="200" w:line="360" w:lineRule="auto"/>
        <w:contextualSpacing/>
        <w:jc w:val="both"/>
        <w:rPr>
          <w:color w:val="000000"/>
          <w:sz w:val="26"/>
          <w:szCs w:val="26"/>
        </w:rPr>
      </w:pPr>
      <w:r>
        <w:rPr>
          <w:color w:val="000000"/>
          <w:sz w:val="26"/>
          <w:szCs w:val="26"/>
        </w:rPr>
        <w:t>Enhance the optimization model (add functional logic GLPK).</w:t>
      </w:r>
    </w:p>
    <w:p w14:paraId="60D34FBF" w14:textId="77777777" w:rsidR="00C114A4" w:rsidRDefault="00E8769D">
      <w:pPr>
        <w:pStyle w:val="Heading2"/>
        <w:spacing w:line="360" w:lineRule="auto"/>
        <w:jc w:val="both"/>
        <w:rPr>
          <w:color w:val="000000"/>
        </w:rPr>
      </w:pPr>
      <w:bookmarkStart w:id="236" w:name="_Toc514839477"/>
      <w:r>
        <w:rPr>
          <w:b/>
          <w:color w:val="000000"/>
        </w:rPr>
        <w:t>Purpose of this document</w:t>
      </w:r>
      <w:bookmarkEnd w:id="236"/>
    </w:p>
    <w:p w14:paraId="25A74315" w14:textId="77777777" w:rsidR="00C114A4" w:rsidRDefault="00E8769D">
      <w:pPr>
        <w:spacing w:line="360" w:lineRule="auto"/>
        <w:jc w:val="both"/>
        <w:rPr>
          <w:sz w:val="26"/>
          <w:szCs w:val="26"/>
        </w:rPr>
      </w:pPr>
      <w:r>
        <w:rPr>
          <w:sz w:val="26"/>
          <w:szCs w:val="26"/>
        </w:rPr>
        <w:t>The WAO tool is quite broad and has a number of functionalities which may take time to master, including the flow of the system and how things are done. This document will serve as a reference or a user guide. This manual can aid moving from one process to the other swiftly on the system. This manual will also highlight some key guidance around using the WAO tool.</w:t>
      </w:r>
    </w:p>
    <w:p w14:paraId="1CC5374D" w14:textId="77777777" w:rsidR="00C114A4" w:rsidRDefault="00E8769D">
      <w:pPr>
        <w:pStyle w:val="Heading2"/>
        <w:spacing w:line="360" w:lineRule="auto"/>
        <w:jc w:val="both"/>
        <w:rPr>
          <w:color w:val="000000"/>
        </w:rPr>
      </w:pPr>
      <w:bookmarkStart w:id="237" w:name="_Toc514839478"/>
      <w:r>
        <w:rPr>
          <w:b/>
          <w:color w:val="000000"/>
        </w:rPr>
        <w:t>Intended Audience</w:t>
      </w:r>
      <w:bookmarkEnd w:id="237"/>
      <w:r>
        <w:rPr>
          <w:b/>
          <w:color w:val="000000"/>
        </w:rPr>
        <w:t xml:space="preserve"> </w:t>
      </w:r>
    </w:p>
    <w:p w14:paraId="54E74110" w14:textId="77777777" w:rsidR="00C114A4" w:rsidRDefault="00E8769D">
      <w:pPr>
        <w:spacing w:line="360" w:lineRule="auto"/>
        <w:jc w:val="both"/>
        <w:rPr>
          <w:sz w:val="26"/>
          <w:szCs w:val="26"/>
        </w:rPr>
      </w:pPr>
      <w:r>
        <w:rPr>
          <w:sz w:val="26"/>
          <w:szCs w:val="26"/>
        </w:rPr>
        <w:t>This manual will be used by Ministry personnel, namely system administrators and technical staff granted edit roles to configure the tool.</w:t>
      </w:r>
    </w:p>
    <w:p w14:paraId="46B7F694" w14:textId="77777777" w:rsidR="00C114A4" w:rsidRDefault="00E8769D">
      <w:pPr>
        <w:pStyle w:val="Heading2"/>
        <w:rPr>
          <w:color w:val="000000"/>
        </w:rPr>
      </w:pPr>
      <w:r>
        <w:br w:type="page"/>
      </w:r>
      <w:bookmarkStart w:id="238" w:name="_Toc514839479"/>
      <w:r>
        <w:rPr>
          <w:b/>
          <w:color w:val="000000"/>
        </w:rPr>
        <w:lastRenderedPageBreak/>
        <w:t>Allocation Tool Data Inputs and Outputs</w:t>
      </w:r>
      <w:bookmarkEnd w:id="238"/>
    </w:p>
    <w:p w14:paraId="1A7B5798" w14:textId="77777777" w:rsidR="00C114A4" w:rsidRDefault="00E8769D">
      <w:pPr>
        <w:jc w:val="both"/>
        <w:rPr>
          <w:sz w:val="26"/>
          <w:szCs w:val="26"/>
        </w:rPr>
      </w:pPr>
      <w:r>
        <w:rPr>
          <w:sz w:val="26"/>
          <w:szCs w:val="26"/>
        </w:rPr>
        <w:t>The allocation tool is fed with input data which includes the following:</w:t>
      </w:r>
    </w:p>
    <w:p w14:paraId="08DC352B" w14:textId="77777777" w:rsidR="00C114A4" w:rsidRDefault="00E8769D">
      <w:pPr>
        <w:numPr>
          <w:ilvl w:val="0"/>
          <w:numId w:val="1"/>
        </w:numPr>
        <w:spacing w:line="256" w:lineRule="auto"/>
        <w:jc w:val="both"/>
        <w:rPr>
          <w:sz w:val="26"/>
          <w:szCs w:val="26"/>
        </w:rPr>
      </w:pPr>
      <w:r>
        <w:rPr>
          <w:i/>
          <w:sz w:val="26"/>
          <w:szCs w:val="26"/>
        </w:rPr>
        <w:t>Fixed (Static) data elements</w:t>
      </w:r>
    </w:p>
    <w:p w14:paraId="02F06906" w14:textId="77777777" w:rsidR="00C114A4" w:rsidRDefault="00E8769D">
      <w:pPr>
        <w:numPr>
          <w:ilvl w:val="0"/>
          <w:numId w:val="2"/>
        </w:numPr>
        <w:spacing w:line="256" w:lineRule="auto"/>
        <w:jc w:val="both"/>
        <w:rPr>
          <w:sz w:val="26"/>
          <w:szCs w:val="26"/>
        </w:rPr>
      </w:pPr>
      <w:r>
        <w:rPr>
          <w:b/>
          <w:sz w:val="26"/>
          <w:szCs w:val="26"/>
        </w:rPr>
        <w:t xml:space="preserve">Worker Preferences: </w:t>
      </w:r>
      <w:r>
        <w:rPr>
          <w:sz w:val="26"/>
          <w:szCs w:val="26"/>
        </w:rPr>
        <w:t>worker’s ranked locations for assignment</w:t>
      </w:r>
    </w:p>
    <w:p w14:paraId="5BF9B9B5" w14:textId="77777777" w:rsidR="00C114A4" w:rsidRDefault="00E8769D">
      <w:pPr>
        <w:numPr>
          <w:ilvl w:val="1"/>
          <w:numId w:val="2"/>
        </w:numPr>
        <w:spacing w:line="256" w:lineRule="auto"/>
        <w:jc w:val="both"/>
        <w:rPr>
          <w:sz w:val="26"/>
          <w:szCs w:val="26"/>
        </w:rPr>
      </w:pPr>
      <w:r>
        <w:rPr>
          <w:sz w:val="26"/>
          <w:szCs w:val="26"/>
        </w:rPr>
        <w:t>E.g., Preference 1 is the first choice, Preference 2 is the second choice, and Preference 3 is the third choice</w:t>
      </w:r>
    </w:p>
    <w:p w14:paraId="16564D3E" w14:textId="77777777" w:rsidR="00C114A4" w:rsidRDefault="00E8769D">
      <w:pPr>
        <w:numPr>
          <w:ilvl w:val="0"/>
          <w:numId w:val="2"/>
        </w:numPr>
        <w:spacing w:line="256" w:lineRule="auto"/>
        <w:jc w:val="both"/>
        <w:rPr>
          <w:sz w:val="26"/>
          <w:szCs w:val="26"/>
        </w:rPr>
      </w:pPr>
      <w:r>
        <w:rPr>
          <w:b/>
          <w:sz w:val="26"/>
          <w:szCs w:val="26"/>
        </w:rPr>
        <w:t>Preference Score or Weight</w:t>
      </w:r>
      <w:r>
        <w:rPr>
          <w:sz w:val="26"/>
          <w:szCs w:val="26"/>
        </w:rPr>
        <w:t>: weight assigned to each worker’s preference. Higher ranked preferences should weigh more</w:t>
      </w:r>
    </w:p>
    <w:p w14:paraId="07DE1101" w14:textId="77777777" w:rsidR="00C114A4" w:rsidRDefault="00E8769D">
      <w:pPr>
        <w:numPr>
          <w:ilvl w:val="1"/>
          <w:numId w:val="2"/>
        </w:numPr>
        <w:spacing w:line="256" w:lineRule="auto"/>
        <w:jc w:val="both"/>
        <w:rPr>
          <w:sz w:val="26"/>
          <w:szCs w:val="26"/>
        </w:rPr>
      </w:pPr>
      <w:r>
        <w:rPr>
          <w:sz w:val="26"/>
          <w:szCs w:val="26"/>
        </w:rPr>
        <w:t>E.g., Preference 1 weight =3, Preference 2 weight =2, Preference 3 weight =1</w:t>
      </w:r>
    </w:p>
    <w:p w14:paraId="6D3EFFCB" w14:textId="77777777" w:rsidR="00C114A4" w:rsidRDefault="00E8769D">
      <w:pPr>
        <w:numPr>
          <w:ilvl w:val="0"/>
          <w:numId w:val="2"/>
        </w:numPr>
        <w:spacing w:line="256" w:lineRule="auto"/>
        <w:jc w:val="both"/>
        <w:rPr>
          <w:sz w:val="26"/>
          <w:szCs w:val="26"/>
        </w:rPr>
      </w:pPr>
      <w:r>
        <w:rPr>
          <w:b/>
          <w:sz w:val="26"/>
          <w:szCs w:val="26"/>
        </w:rPr>
        <w:t xml:space="preserve">Worker Type, i.e. cadre: </w:t>
      </w:r>
      <w:r>
        <w:rPr>
          <w:sz w:val="26"/>
          <w:szCs w:val="26"/>
        </w:rPr>
        <w:t>worker category or occupation</w:t>
      </w:r>
    </w:p>
    <w:p w14:paraId="24E803F0" w14:textId="77777777" w:rsidR="00C114A4" w:rsidRDefault="00E8769D">
      <w:pPr>
        <w:numPr>
          <w:ilvl w:val="1"/>
          <w:numId w:val="2"/>
        </w:numPr>
        <w:spacing w:line="256" w:lineRule="auto"/>
        <w:jc w:val="both"/>
        <w:rPr>
          <w:sz w:val="26"/>
          <w:szCs w:val="26"/>
        </w:rPr>
      </w:pPr>
      <w:bookmarkStart w:id="239" w:name="_2s8eyo1" w:colFirst="0" w:colLast="0"/>
      <w:bookmarkEnd w:id="239"/>
      <w:r>
        <w:rPr>
          <w:sz w:val="26"/>
          <w:szCs w:val="26"/>
        </w:rPr>
        <w:t xml:space="preserve"> E.g., </w:t>
      </w:r>
      <w:r>
        <w:rPr>
          <w:i/>
          <w:sz w:val="26"/>
          <w:szCs w:val="26"/>
        </w:rPr>
        <w:t>Nurse II, Medical Officer, etc.</w:t>
      </w:r>
    </w:p>
    <w:p w14:paraId="73EBC4F5" w14:textId="77777777" w:rsidR="00C114A4" w:rsidRDefault="00E8769D">
      <w:pPr>
        <w:numPr>
          <w:ilvl w:val="0"/>
          <w:numId w:val="2"/>
        </w:numPr>
        <w:spacing w:line="256" w:lineRule="auto"/>
        <w:jc w:val="both"/>
        <w:rPr>
          <w:sz w:val="26"/>
          <w:szCs w:val="26"/>
        </w:rPr>
      </w:pPr>
      <w:r>
        <w:rPr>
          <w:b/>
          <w:sz w:val="26"/>
          <w:szCs w:val="26"/>
        </w:rPr>
        <w:t>Worker Level, i.e. grade:</w:t>
      </w:r>
      <w:r>
        <w:rPr>
          <w:sz w:val="26"/>
          <w:szCs w:val="26"/>
        </w:rPr>
        <w:t xml:space="preserve"> indicates worker’s salary level. For instance, the worker’s career (at the entry level).</w:t>
      </w:r>
    </w:p>
    <w:p w14:paraId="36EFE2BD" w14:textId="77777777" w:rsidR="00C114A4" w:rsidRDefault="00E8769D">
      <w:pPr>
        <w:numPr>
          <w:ilvl w:val="0"/>
          <w:numId w:val="2"/>
        </w:numPr>
        <w:spacing w:line="256" w:lineRule="auto"/>
        <w:jc w:val="both"/>
        <w:rPr>
          <w:sz w:val="26"/>
          <w:szCs w:val="26"/>
        </w:rPr>
      </w:pPr>
      <w:r>
        <w:rPr>
          <w:b/>
          <w:sz w:val="26"/>
          <w:szCs w:val="26"/>
        </w:rPr>
        <w:t>Budget</w:t>
      </w:r>
      <w:r>
        <w:rPr>
          <w:b/>
          <w:i/>
          <w:sz w:val="26"/>
          <w:szCs w:val="26"/>
        </w:rPr>
        <w:t xml:space="preserve">: </w:t>
      </w:r>
      <w:r>
        <w:rPr>
          <w:sz w:val="26"/>
          <w:szCs w:val="26"/>
        </w:rPr>
        <w:t xml:space="preserve">some locations may have a limited budget to cover for new HCW salaries. There might also be an overall budget (for all locations). </w:t>
      </w:r>
    </w:p>
    <w:p w14:paraId="2BDA50B1" w14:textId="77777777" w:rsidR="00C114A4" w:rsidRDefault="00E8769D">
      <w:pPr>
        <w:numPr>
          <w:ilvl w:val="1"/>
          <w:numId w:val="2"/>
        </w:numPr>
        <w:spacing w:line="256" w:lineRule="auto"/>
        <w:jc w:val="both"/>
        <w:rPr>
          <w:sz w:val="26"/>
          <w:szCs w:val="26"/>
        </w:rPr>
      </w:pPr>
      <w:r>
        <w:rPr>
          <w:sz w:val="26"/>
          <w:szCs w:val="26"/>
        </w:rPr>
        <w:t>E.g., national budget</w:t>
      </w:r>
    </w:p>
    <w:p w14:paraId="71565C95" w14:textId="77777777" w:rsidR="00C114A4" w:rsidRDefault="00E8769D">
      <w:pPr>
        <w:numPr>
          <w:ilvl w:val="0"/>
          <w:numId w:val="2"/>
        </w:numPr>
        <w:spacing w:line="256" w:lineRule="auto"/>
        <w:jc w:val="both"/>
        <w:rPr>
          <w:sz w:val="26"/>
          <w:szCs w:val="26"/>
        </w:rPr>
      </w:pPr>
      <w:r>
        <w:rPr>
          <w:b/>
          <w:sz w:val="26"/>
          <w:szCs w:val="26"/>
        </w:rPr>
        <w:t xml:space="preserve">Penalty for Unfulfilled Demand: </w:t>
      </w:r>
      <w:r>
        <w:rPr>
          <w:sz w:val="26"/>
          <w:szCs w:val="26"/>
        </w:rPr>
        <w:t>penalty for an unfulfilled percentage demand, for each worker type and each location</w:t>
      </w:r>
    </w:p>
    <w:p w14:paraId="192AA882" w14:textId="78113CDB" w:rsidR="00C114A4" w:rsidRDefault="00E8769D">
      <w:pPr>
        <w:numPr>
          <w:ilvl w:val="1"/>
          <w:numId w:val="2"/>
        </w:numPr>
        <w:spacing w:line="256" w:lineRule="auto"/>
        <w:jc w:val="both"/>
        <w:rPr>
          <w:ins w:id="240" w:author="Morris Baradza" w:date="2018-05-23T15:25:00Z"/>
          <w:sz w:val="26"/>
          <w:szCs w:val="26"/>
        </w:rPr>
      </w:pPr>
      <w:r>
        <w:rPr>
          <w:sz w:val="26"/>
          <w:szCs w:val="26"/>
        </w:rPr>
        <w:t xml:space="preserve">E.g., suppose only </w:t>
      </w:r>
      <w:commentRangeStart w:id="241"/>
      <w:r>
        <w:rPr>
          <w:sz w:val="26"/>
          <w:szCs w:val="26"/>
        </w:rPr>
        <w:t>40</w:t>
      </w:r>
      <w:commentRangeEnd w:id="241"/>
      <w:r>
        <w:commentReference w:id="241"/>
      </w:r>
      <w:r>
        <w:rPr>
          <w:sz w:val="26"/>
          <w:szCs w:val="26"/>
        </w:rPr>
        <w:t xml:space="preserve">% of the demand for </w:t>
      </w:r>
      <w:r>
        <w:rPr>
          <w:i/>
          <w:sz w:val="26"/>
          <w:szCs w:val="26"/>
        </w:rPr>
        <w:t xml:space="preserve">nurse II </w:t>
      </w:r>
      <w:r>
        <w:rPr>
          <w:sz w:val="26"/>
          <w:szCs w:val="26"/>
        </w:rPr>
        <w:t>in Lusaka was fulfilled. If the penalty for unfulfilled demand is 40, we have a  penalty of (1.00-0.40)40=24</w:t>
      </w:r>
    </w:p>
    <w:p w14:paraId="4858A34E" w14:textId="6E023F22" w:rsidR="000274E3" w:rsidRPr="000274E3" w:rsidRDefault="000274E3">
      <w:pPr>
        <w:numPr>
          <w:ilvl w:val="1"/>
          <w:numId w:val="2"/>
        </w:numPr>
        <w:spacing w:line="256" w:lineRule="auto"/>
        <w:jc w:val="both"/>
        <w:rPr>
          <w:sz w:val="26"/>
          <w:szCs w:val="26"/>
          <w:highlight w:val="yellow"/>
          <w:rPrChange w:id="242" w:author="Morris Baradza" w:date="2018-05-23T15:26:00Z">
            <w:rPr>
              <w:sz w:val="26"/>
              <w:szCs w:val="26"/>
            </w:rPr>
          </w:rPrChange>
        </w:rPr>
      </w:pPr>
      <w:ins w:id="243" w:author="Morris Baradza" w:date="2018-05-23T15:25:00Z">
        <w:r w:rsidRPr="000274E3">
          <w:rPr>
            <w:sz w:val="26"/>
            <w:szCs w:val="26"/>
            <w:highlight w:val="yellow"/>
            <w:rPrChange w:id="244" w:author="Morris Baradza" w:date="2018-05-23T15:26:00Z">
              <w:rPr>
                <w:sz w:val="26"/>
                <w:szCs w:val="26"/>
              </w:rPr>
            </w:rPrChange>
          </w:rPr>
          <w:t xml:space="preserve">It is recommended to add a value </w:t>
        </w:r>
      </w:ins>
      <w:ins w:id="245" w:author="Morris Baradza" w:date="2018-05-23T15:26:00Z">
        <w:r w:rsidRPr="000274E3">
          <w:rPr>
            <w:sz w:val="26"/>
            <w:szCs w:val="26"/>
            <w:highlight w:val="yellow"/>
            <w:rPrChange w:id="246" w:author="Morris Baradza" w:date="2018-05-23T15:26:00Z">
              <w:rPr>
                <w:sz w:val="26"/>
                <w:szCs w:val="26"/>
              </w:rPr>
            </w:rPrChange>
          </w:rPr>
          <w:t>more than 40 in order to make the allocation results more optimal.</w:t>
        </w:r>
      </w:ins>
    </w:p>
    <w:p w14:paraId="148F37C1" w14:textId="77777777" w:rsidR="00C114A4" w:rsidRDefault="00E8769D">
      <w:pPr>
        <w:numPr>
          <w:ilvl w:val="0"/>
          <w:numId w:val="1"/>
        </w:numPr>
        <w:spacing w:line="256" w:lineRule="auto"/>
        <w:jc w:val="both"/>
        <w:rPr>
          <w:sz w:val="26"/>
          <w:szCs w:val="26"/>
        </w:rPr>
      </w:pPr>
      <w:r>
        <w:rPr>
          <w:i/>
          <w:sz w:val="26"/>
          <w:szCs w:val="26"/>
        </w:rPr>
        <w:t>Dynamic data elements</w:t>
      </w:r>
    </w:p>
    <w:p w14:paraId="555AA740" w14:textId="77777777" w:rsidR="00C114A4" w:rsidRDefault="00E8769D">
      <w:pPr>
        <w:numPr>
          <w:ilvl w:val="0"/>
          <w:numId w:val="2"/>
        </w:numPr>
        <w:spacing w:line="256" w:lineRule="auto"/>
        <w:jc w:val="both"/>
        <w:rPr>
          <w:sz w:val="26"/>
          <w:szCs w:val="26"/>
        </w:rPr>
      </w:pPr>
      <w:r>
        <w:rPr>
          <w:b/>
          <w:sz w:val="26"/>
          <w:szCs w:val="26"/>
        </w:rPr>
        <w:t xml:space="preserve">Demand Locations: </w:t>
      </w:r>
      <w:r>
        <w:rPr>
          <w:sz w:val="26"/>
          <w:szCs w:val="26"/>
        </w:rPr>
        <w:t>set of locations where HCW are needed</w:t>
      </w:r>
    </w:p>
    <w:p w14:paraId="11CF2EAD" w14:textId="77777777" w:rsidR="00C114A4" w:rsidRDefault="00E8769D">
      <w:pPr>
        <w:numPr>
          <w:ilvl w:val="1"/>
          <w:numId w:val="2"/>
        </w:numPr>
        <w:spacing w:line="256" w:lineRule="auto"/>
        <w:jc w:val="both"/>
        <w:rPr>
          <w:sz w:val="26"/>
          <w:szCs w:val="26"/>
        </w:rPr>
      </w:pPr>
      <w:r>
        <w:rPr>
          <w:sz w:val="26"/>
          <w:szCs w:val="26"/>
        </w:rPr>
        <w:t>E.g., list of facilities etc.</w:t>
      </w:r>
    </w:p>
    <w:p w14:paraId="543E4FF4" w14:textId="77777777" w:rsidR="00C114A4" w:rsidRDefault="00E8769D">
      <w:pPr>
        <w:numPr>
          <w:ilvl w:val="0"/>
          <w:numId w:val="2"/>
        </w:numPr>
        <w:spacing w:line="256" w:lineRule="auto"/>
        <w:jc w:val="both"/>
        <w:rPr>
          <w:sz w:val="26"/>
          <w:szCs w:val="26"/>
        </w:rPr>
      </w:pPr>
      <w:r>
        <w:rPr>
          <w:b/>
          <w:sz w:val="26"/>
          <w:szCs w:val="26"/>
        </w:rPr>
        <w:t xml:space="preserve">Worker Settings: </w:t>
      </w:r>
      <w:r>
        <w:rPr>
          <w:sz w:val="26"/>
          <w:szCs w:val="26"/>
        </w:rPr>
        <w:t xml:space="preserve">this is the information that is captured for each individual graduate </w:t>
      </w:r>
    </w:p>
    <w:p w14:paraId="758E2AD0" w14:textId="77777777" w:rsidR="00C114A4" w:rsidRDefault="00E8769D">
      <w:pPr>
        <w:ind w:left="720" w:firstLine="720"/>
        <w:jc w:val="both"/>
        <w:rPr>
          <w:sz w:val="26"/>
          <w:szCs w:val="26"/>
        </w:rPr>
      </w:pPr>
      <w:r>
        <w:rPr>
          <w:sz w:val="26"/>
          <w:szCs w:val="26"/>
        </w:rPr>
        <w:t>E.g., demographic data, where they learnt and their preferred locations.</w:t>
      </w:r>
    </w:p>
    <w:p w14:paraId="6A0D7255" w14:textId="77777777" w:rsidR="00C114A4" w:rsidRDefault="00E8769D">
      <w:pPr>
        <w:jc w:val="both"/>
        <w:rPr>
          <w:sz w:val="26"/>
          <w:szCs w:val="26"/>
        </w:rPr>
      </w:pPr>
      <w:r>
        <w:rPr>
          <w:sz w:val="26"/>
          <w:szCs w:val="26"/>
        </w:rPr>
        <w:lastRenderedPageBreak/>
        <w:t xml:space="preserve">After data has been inputted into the tool the data is processed to produce allocation results. The GLPK solver is used to run the allocation. The objective of the optimizer is to </w:t>
      </w:r>
      <w:r>
        <w:rPr>
          <w:b/>
          <w:sz w:val="26"/>
          <w:szCs w:val="26"/>
        </w:rPr>
        <w:t>maximize</w:t>
      </w:r>
      <w:r>
        <w:rPr>
          <w:sz w:val="26"/>
          <w:szCs w:val="26"/>
        </w:rPr>
        <w:t xml:space="preserve"> number of HCW that are allocated to their preferred locations (</w:t>
      </w:r>
      <w:r>
        <w:rPr>
          <w:b/>
          <w:sz w:val="26"/>
          <w:szCs w:val="26"/>
        </w:rPr>
        <w:t>rewards</w:t>
      </w:r>
      <w:r>
        <w:rPr>
          <w:sz w:val="26"/>
          <w:szCs w:val="26"/>
        </w:rPr>
        <w:t xml:space="preserve">) and meet a location’s demands and to </w:t>
      </w:r>
      <w:r>
        <w:rPr>
          <w:b/>
          <w:sz w:val="26"/>
          <w:szCs w:val="26"/>
        </w:rPr>
        <w:t>minimize</w:t>
      </w:r>
      <w:r>
        <w:rPr>
          <w:sz w:val="26"/>
          <w:szCs w:val="26"/>
        </w:rPr>
        <w:t xml:space="preserve"> the number of HCW that are not assigned to their preferred location (</w:t>
      </w:r>
      <w:r>
        <w:rPr>
          <w:b/>
          <w:sz w:val="26"/>
          <w:szCs w:val="26"/>
        </w:rPr>
        <w:t>penalties</w:t>
      </w:r>
      <w:r>
        <w:rPr>
          <w:sz w:val="26"/>
          <w:szCs w:val="26"/>
        </w:rPr>
        <w:t>) and unmet location’s demands.</w:t>
      </w:r>
    </w:p>
    <w:p w14:paraId="20E821FD" w14:textId="77777777" w:rsidR="00C114A4" w:rsidRDefault="00E8769D">
      <w:pPr>
        <w:jc w:val="both"/>
        <w:rPr>
          <w:sz w:val="26"/>
          <w:szCs w:val="26"/>
        </w:rPr>
      </w:pPr>
      <w:r>
        <w:rPr>
          <w:sz w:val="26"/>
          <w:szCs w:val="26"/>
        </w:rPr>
        <w:t>The following Business rules apply to the GLPK solver:</w:t>
      </w:r>
    </w:p>
    <w:p w14:paraId="046CAB19" w14:textId="77777777" w:rsidR="00C114A4" w:rsidRDefault="00E8769D">
      <w:pPr>
        <w:numPr>
          <w:ilvl w:val="0"/>
          <w:numId w:val="3"/>
        </w:numPr>
        <w:spacing w:line="256" w:lineRule="auto"/>
        <w:jc w:val="both"/>
        <w:rPr>
          <w:sz w:val="26"/>
          <w:szCs w:val="26"/>
        </w:rPr>
      </w:pPr>
      <w:r>
        <w:rPr>
          <w:sz w:val="26"/>
          <w:szCs w:val="26"/>
        </w:rPr>
        <w:t>Each worker can be assigned to at most one location</w:t>
      </w:r>
    </w:p>
    <w:p w14:paraId="57EC9CCC" w14:textId="77777777" w:rsidR="00C114A4" w:rsidRDefault="00E8769D">
      <w:pPr>
        <w:numPr>
          <w:ilvl w:val="0"/>
          <w:numId w:val="3"/>
        </w:numPr>
        <w:spacing w:line="256" w:lineRule="auto"/>
        <w:jc w:val="both"/>
        <w:rPr>
          <w:sz w:val="26"/>
          <w:szCs w:val="26"/>
        </w:rPr>
      </w:pPr>
      <w:r>
        <w:rPr>
          <w:sz w:val="26"/>
          <w:szCs w:val="26"/>
        </w:rPr>
        <w:t>Cannot assign more workers than demanded by the location</w:t>
      </w:r>
    </w:p>
    <w:p w14:paraId="2B481939" w14:textId="77777777" w:rsidR="00C114A4" w:rsidRDefault="00E8769D">
      <w:pPr>
        <w:numPr>
          <w:ilvl w:val="0"/>
          <w:numId w:val="3"/>
        </w:numPr>
        <w:spacing w:line="256" w:lineRule="auto"/>
        <w:jc w:val="both"/>
        <w:rPr>
          <w:sz w:val="26"/>
          <w:szCs w:val="26"/>
        </w:rPr>
      </w:pPr>
      <w:r>
        <w:rPr>
          <w:sz w:val="26"/>
          <w:szCs w:val="26"/>
        </w:rPr>
        <w:t>Cannot violate budget constraints (if any)</w:t>
      </w:r>
    </w:p>
    <w:p w14:paraId="07FC74C1" w14:textId="77777777" w:rsidR="00C114A4" w:rsidRDefault="00E8769D">
      <w:pPr>
        <w:numPr>
          <w:ilvl w:val="0"/>
          <w:numId w:val="3"/>
        </w:numPr>
        <w:spacing w:line="256" w:lineRule="auto"/>
        <w:jc w:val="both"/>
        <w:rPr>
          <w:sz w:val="26"/>
          <w:szCs w:val="26"/>
        </w:rPr>
      </w:pPr>
      <w:r>
        <w:rPr>
          <w:sz w:val="26"/>
          <w:szCs w:val="26"/>
        </w:rPr>
        <w:t>Fixed workers must be assigned to their fixed location</w:t>
      </w:r>
    </w:p>
    <w:p w14:paraId="7B17C9CE" w14:textId="77777777" w:rsidR="00C114A4" w:rsidRDefault="00E8769D">
      <w:pPr>
        <w:numPr>
          <w:ilvl w:val="0"/>
          <w:numId w:val="3"/>
        </w:numPr>
        <w:spacing w:line="256" w:lineRule="auto"/>
        <w:jc w:val="both"/>
        <w:rPr>
          <w:sz w:val="26"/>
          <w:szCs w:val="26"/>
        </w:rPr>
      </w:pPr>
      <w:r>
        <w:rPr>
          <w:sz w:val="26"/>
          <w:szCs w:val="26"/>
        </w:rPr>
        <w:t>Workers may or may not be assigned to one of their choices</w:t>
      </w:r>
    </w:p>
    <w:p w14:paraId="5AA5DECB" w14:textId="77777777" w:rsidR="00C114A4" w:rsidRDefault="00E8769D">
      <w:pPr>
        <w:pStyle w:val="Heading2"/>
        <w:spacing w:line="360" w:lineRule="auto"/>
        <w:jc w:val="both"/>
        <w:rPr>
          <w:color w:val="000000"/>
        </w:rPr>
      </w:pPr>
      <w:bookmarkStart w:id="247" w:name="_Toc514839480"/>
      <w:r>
        <w:rPr>
          <w:b/>
          <w:color w:val="000000"/>
        </w:rPr>
        <w:t>Accessing the tool</w:t>
      </w:r>
      <w:bookmarkEnd w:id="247"/>
    </w:p>
    <w:p w14:paraId="2860EE6F" w14:textId="77777777" w:rsidR="00C114A4" w:rsidRDefault="00E8769D">
      <w:pPr>
        <w:widowControl w:val="0"/>
        <w:tabs>
          <w:tab w:val="left" w:pos="709"/>
        </w:tabs>
        <w:spacing w:after="120" w:line="360" w:lineRule="auto"/>
        <w:jc w:val="both"/>
        <w:rPr>
          <w:sz w:val="26"/>
          <w:szCs w:val="26"/>
        </w:rPr>
      </w:pPr>
      <w:r>
        <w:rPr>
          <w:sz w:val="26"/>
          <w:szCs w:val="26"/>
        </w:rPr>
        <w:t>The WAO tool will only be accessed by a person who has user credentials. Users must use a computer with a web browser. To launch the tool, type in the given URL on your browser and the login page will pop up, and then enter your username and password.</w:t>
      </w:r>
    </w:p>
    <w:p w14:paraId="29A7E640" w14:textId="77777777" w:rsidR="00C114A4" w:rsidRDefault="00E8769D">
      <w:pPr>
        <w:pStyle w:val="Heading3"/>
        <w:spacing w:line="360" w:lineRule="auto"/>
        <w:jc w:val="both"/>
        <w:rPr>
          <w:color w:val="00000A"/>
        </w:rPr>
      </w:pPr>
      <w:bookmarkStart w:id="248" w:name="_Toc514839481"/>
      <w:r>
        <w:t>Log in Page:</w:t>
      </w:r>
      <w:bookmarkEnd w:id="248"/>
    </w:p>
    <w:p w14:paraId="2938FB7F" w14:textId="77777777" w:rsidR="00C114A4" w:rsidRDefault="00E8769D">
      <w:pPr>
        <w:spacing w:line="360" w:lineRule="auto"/>
        <w:jc w:val="both"/>
        <w:rPr>
          <w:sz w:val="26"/>
          <w:szCs w:val="26"/>
        </w:rPr>
      </w:pPr>
      <w:r>
        <w:rPr>
          <w:noProof/>
          <w:lang w:val="en-ZA" w:eastAsia="en-ZA"/>
        </w:rPr>
        <w:drawing>
          <wp:inline distT="0" distB="0" distL="114300" distR="114300" wp14:anchorId="3198BAC9" wp14:editId="4B4289BC">
            <wp:extent cx="5725795" cy="2667000"/>
            <wp:effectExtent l="0" t="0" r="0" b="0"/>
            <wp:docPr id="1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
                    <a:srcRect/>
                    <a:stretch>
                      <a:fillRect/>
                    </a:stretch>
                  </pic:blipFill>
                  <pic:spPr>
                    <a:xfrm>
                      <a:off x="0" y="0"/>
                      <a:ext cx="5725795" cy="2667000"/>
                    </a:xfrm>
                    <a:prstGeom prst="rect">
                      <a:avLst/>
                    </a:prstGeom>
                    <a:ln/>
                  </pic:spPr>
                </pic:pic>
              </a:graphicData>
            </a:graphic>
          </wp:inline>
        </w:drawing>
      </w:r>
    </w:p>
    <w:p w14:paraId="0A14ED3D" w14:textId="77777777" w:rsidR="00C114A4" w:rsidRDefault="00E8769D">
      <w:pPr>
        <w:spacing w:line="360" w:lineRule="auto"/>
        <w:jc w:val="both"/>
        <w:rPr>
          <w:sz w:val="26"/>
          <w:szCs w:val="26"/>
        </w:rPr>
      </w:pPr>
      <w:r>
        <w:rPr>
          <w:sz w:val="26"/>
          <w:szCs w:val="26"/>
        </w:rPr>
        <w:t>On the login page, enter the username and password to be able to access the system.</w:t>
      </w:r>
    </w:p>
    <w:p w14:paraId="5FDDF62E" w14:textId="77777777" w:rsidR="00C114A4" w:rsidRDefault="00E8769D">
      <w:pPr>
        <w:spacing w:line="360" w:lineRule="auto"/>
        <w:jc w:val="both"/>
        <w:rPr>
          <w:sz w:val="26"/>
          <w:szCs w:val="26"/>
        </w:rPr>
      </w:pPr>
      <w:r>
        <w:rPr>
          <w:sz w:val="26"/>
          <w:szCs w:val="26"/>
        </w:rPr>
        <w:lastRenderedPageBreak/>
        <w:t xml:space="preserve">Note: for security reasons, do not allow your browser to save your password. Further information regarding security features can be found in the Workforce Allocation Optimization Tool Technical Specifications document </w:t>
      </w:r>
    </w:p>
    <w:p w14:paraId="613A2551" w14:textId="77777777" w:rsidR="00C114A4" w:rsidRDefault="00E8769D">
      <w:pPr>
        <w:pStyle w:val="Heading3"/>
        <w:spacing w:line="360" w:lineRule="auto"/>
        <w:jc w:val="both"/>
      </w:pPr>
      <w:bookmarkStart w:id="249" w:name="_Toc514839482"/>
      <w:r>
        <w:t>Home Page</w:t>
      </w:r>
      <w:bookmarkEnd w:id="249"/>
    </w:p>
    <w:p w14:paraId="0EB66FC4" w14:textId="77777777" w:rsidR="00C114A4" w:rsidRDefault="00E8769D">
      <w:pPr>
        <w:spacing w:line="360" w:lineRule="auto"/>
        <w:jc w:val="both"/>
        <w:rPr>
          <w:sz w:val="26"/>
          <w:szCs w:val="26"/>
        </w:rPr>
      </w:pPr>
      <w:r>
        <w:rPr>
          <w:sz w:val="26"/>
          <w:szCs w:val="26"/>
        </w:rPr>
        <w:t>The home page shows a dashboard with summaries of the data that are in the system. There are also some links to other sections of the tool, for example, input pages, i.e., worker settings and demand location.</w:t>
      </w:r>
    </w:p>
    <w:p w14:paraId="07EA75CB"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52AACD88" wp14:editId="7D9BCB3F">
            <wp:extent cx="6356985" cy="3408045"/>
            <wp:effectExtent l="0" t="0" r="0" b="0"/>
            <wp:docPr id="1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
                    <a:srcRect/>
                    <a:stretch>
                      <a:fillRect/>
                    </a:stretch>
                  </pic:blipFill>
                  <pic:spPr>
                    <a:xfrm>
                      <a:off x="0" y="0"/>
                      <a:ext cx="6356985" cy="3408045"/>
                    </a:xfrm>
                    <a:prstGeom prst="rect">
                      <a:avLst/>
                    </a:prstGeom>
                    <a:ln/>
                  </pic:spPr>
                </pic:pic>
              </a:graphicData>
            </a:graphic>
          </wp:inline>
        </w:drawing>
      </w:r>
    </w:p>
    <w:p w14:paraId="48B59A14" w14:textId="77777777" w:rsidR="00C114A4" w:rsidRDefault="00C114A4">
      <w:pPr>
        <w:spacing w:line="360" w:lineRule="auto"/>
        <w:jc w:val="both"/>
        <w:rPr>
          <w:sz w:val="26"/>
          <w:szCs w:val="26"/>
        </w:rPr>
      </w:pPr>
    </w:p>
    <w:p w14:paraId="79E4C6FB" w14:textId="77777777" w:rsidR="00C114A4" w:rsidRDefault="00E8769D">
      <w:pPr>
        <w:pStyle w:val="Heading3"/>
        <w:spacing w:line="360" w:lineRule="auto"/>
        <w:jc w:val="both"/>
      </w:pPr>
      <w:bookmarkStart w:id="250" w:name="_Toc514839483"/>
      <w:r>
        <w:t>Worker Settings</w:t>
      </w:r>
      <w:bookmarkEnd w:id="250"/>
    </w:p>
    <w:p w14:paraId="58B28398" w14:textId="77777777" w:rsidR="00C114A4" w:rsidRDefault="00E8769D">
      <w:pPr>
        <w:spacing w:line="360" w:lineRule="auto"/>
        <w:jc w:val="both"/>
        <w:rPr>
          <w:sz w:val="26"/>
          <w:szCs w:val="26"/>
        </w:rPr>
      </w:pPr>
      <w:r>
        <w:rPr>
          <w:sz w:val="26"/>
          <w:szCs w:val="26"/>
        </w:rPr>
        <w:t>This is where the graduates’ demographic and academic data are displayed in a listing. The preferences are also shown here. There are options to view or delete a graduate’s record.</w:t>
      </w:r>
    </w:p>
    <w:p w14:paraId="536F3429" w14:textId="31974B2A" w:rsidR="00C114A4" w:rsidRDefault="00E12AC8">
      <w:pPr>
        <w:spacing w:line="360" w:lineRule="auto"/>
        <w:jc w:val="both"/>
        <w:rPr>
          <w:sz w:val="26"/>
          <w:szCs w:val="26"/>
        </w:rPr>
      </w:pPr>
      <w:commentRangeStart w:id="251"/>
      <w:commentRangeStart w:id="252"/>
      <w:commentRangeStart w:id="253"/>
      <w:ins w:id="254" w:author="Morris Baradza" w:date="2018-05-23T11:23:00Z">
        <w:r w:rsidRPr="00E12AC8">
          <w:rPr>
            <w:noProof/>
            <w:sz w:val="26"/>
            <w:szCs w:val="26"/>
            <w:lang w:val="en-ZA" w:eastAsia="en-ZA"/>
          </w:rPr>
          <w:lastRenderedPageBreak/>
          <w:drawing>
            <wp:inline distT="0" distB="0" distL="0" distR="0" wp14:anchorId="66646D97" wp14:editId="78D5BAD5">
              <wp:extent cx="6181725" cy="3076575"/>
              <wp:effectExtent l="0" t="0" r="9525" b="9525"/>
              <wp:docPr id="38" name="Picture 38" descr="C:\Users\morris\Desktop\allocationtoo\WorkerSet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rris\Desktop\allocationtoo\WorkerSetting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4937" cy="3098081"/>
                      </a:xfrm>
                      <a:prstGeom prst="rect">
                        <a:avLst/>
                      </a:prstGeom>
                      <a:noFill/>
                      <a:ln>
                        <a:noFill/>
                      </a:ln>
                    </pic:spPr>
                  </pic:pic>
                </a:graphicData>
              </a:graphic>
            </wp:inline>
          </w:drawing>
        </w:r>
      </w:ins>
      <w:del w:id="255" w:author="Morris Baradza" w:date="2018-05-23T11:22:00Z">
        <w:r w:rsidR="00E8769D" w:rsidDel="00E12AC8">
          <w:rPr>
            <w:noProof/>
            <w:sz w:val="26"/>
            <w:szCs w:val="26"/>
            <w:lang w:val="en-ZA" w:eastAsia="en-ZA"/>
          </w:rPr>
          <w:drawing>
            <wp:inline distT="0" distB="0" distL="114300" distR="114300" wp14:anchorId="5F5299C0" wp14:editId="1918768F">
              <wp:extent cx="6128385" cy="3088005"/>
              <wp:effectExtent l="0" t="0" r="0" b="0"/>
              <wp:docPr id="1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
                      <a:srcRect/>
                      <a:stretch>
                        <a:fillRect/>
                      </a:stretch>
                    </pic:blipFill>
                    <pic:spPr>
                      <a:xfrm>
                        <a:off x="0" y="0"/>
                        <a:ext cx="6128385" cy="3088005"/>
                      </a:xfrm>
                      <a:prstGeom prst="rect">
                        <a:avLst/>
                      </a:prstGeom>
                      <a:ln/>
                    </pic:spPr>
                  </pic:pic>
                </a:graphicData>
              </a:graphic>
            </wp:inline>
          </w:drawing>
        </w:r>
      </w:del>
      <w:commentRangeEnd w:id="251"/>
      <w:r w:rsidR="00852DC0">
        <w:rPr>
          <w:rStyle w:val="CommentReference"/>
        </w:rPr>
        <w:commentReference w:id="251"/>
      </w:r>
      <w:commentRangeEnd w:id="252"/>
      <w:r w:rsidR="00C076D2">
        <w:rPr>
          <w:rStyle w:val="CommentReference"/>
        </w:rPr>
        <w:commentReference w:id="252"/>
      </w:r>
      <w:commentRangeEnd w:id="253"/>
      <w:r w:rsidR="00C076D2">
        <w:rPr>
          <w:rStyle w:val="CommentReference"/>
        </w:rPr>
        <w:commentReference w:id="253"/>
      </w:r>
    </w:p>
    <w:p w14:paraId="6C30EFD8" w14:textId="77777777" w:rsidR="00C114A4" w:rsidRDefault="00E8769D">
      <w:pPr>
        <w:spacing w:line="360" w:lineRule="auto"/>
        <w:jc w:val="both"/>
        <w:rPr>
          <w:sz w:val="26"/>
          <w:szCs w:val="26"/>
        </w:rPr>
      </w:pPr>
      <w:r>
        <w:rPr>
          <w:sz w:val="26"/>
          <w:szCs w:val="26"/>
        </w:rPr>
        <w:t>A new worker can be added to the list by clicking the “add new worker” button, which prompts the system to return the page displayed below.</w:t>
      </w:r>
    </w:p>
    <w:p w14:paraId="2C6E2157" w14:textId="77777777" w:rsidR="00C114A4" w:rsidRDefault="00E8769D">
      <w:pPr>
        <w:pStyle w:val="Heading3"/>
        <w:spacing w:line="360" w:lineRule="auto"/>
        <w:jc w:val="both"/>
      </w:pPr>
      <w:bookmarkStart w:id="256" w:name="_Toc514839484"/>
      <w:r>
        <w:t>Add new worker</w:t>
      </w:r>
      <w:bookmarkEnd w:id="256"/>
    </w:p>
    <w:p w14:paraId="1801C16D" w14:textId="77777777" w:rsidR="00C114A4" w:rsidRDefault="00E8769D">
      <w:pPr>
        <w:spacing w:line="360" w:lineRule="auto"/>
        <w:jc w:val="both"/>
        <w:rPr>
          <w:sz w:val="26"/>
          <w:szCs w:val="26"/>
        </w:rPr>
      </w:pPr>
      <w:r>
        <w:rPr>
          <w:sz w:val="26"/>
          <w:szCs w:val="26"/>
        </w:rPr>
        <w:t>The following screenshot shows the page used to capture the new worker’s details.</w:t>
      </w:r>
    </w:p>
    <w:p w14:paraId="16663CA1" w14:textId="4A0C7DE6" w:rsidR="00C114A4" w:rsidRDefault="00AE74A3">
      <w:pPr>
        <w:spacing w:line="360" w:lineRule="auto"/>
        <w:jc w:val="both"/>
        <w:rPr>
          <w:sz w:val="26"/>
          <w:szCs w:val="26"/>
        </w:rPr>
      </w:pPr>
      <w:commentRangeStart w:id="257"/>
      <w:commentRangeStart w:id="258"/>
      <w:ins w:id="259" w:author="Morris Baradza" w:date="2018-05-23T11:29:00Z">
        <w:r w:rsidRPr="00AE74A3">
          <w:rPr>
            <w:noProof/>
            <w:sz w:val="26"/>
            <w:szCs w:val="26"/>
            <w:lang w:val="en-ZA" w:eastAsia="en-ZA"/>
          </w:rPr>
          <w:drawing>
            <wp:inline distT="0" distB="0" distL="0" distR="0" wp14:anchorId="53347035" wp14:editId="7825F655">
              <wp:extent cx="6038850" cy="2943176"/>
              <wp:effectExtent l="0" t="0" r="0" b="0"/>
              <wp:docPr id="39" name="Picture 39" descr="C:\Users\morris\Desktop\allocationtoo\AddWor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rris\Desktop\allocationtoo\AddWorker.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2739" cy="2949945"/>
                      </a:xfrm>
                      <a:prstGeom prst="rect">
                        <a:avLst/>
                      </a:prstGeom>
                      <a:noFill/>
                      <a:ln>
                        <a:noFill/>
                      </a:ln>
                    </pic:spPr>
                  </pic:pic>
                </a:graphicData>
              </a:graphic>
            </wp:inline>
          </w:drawing>
        </w:r>
      </w:ins>
      <w:del w:id="260" w:author="Morris Baradza" w:date="2018-05-23T11:28:00Z">
        <w:r w:rsidR="00E8769D" w:rsidDel="00AE74A3">
          <w:rPr>
            <w:noProof/>
            <w:sz w:val="26"/>
            <w:szCs w:val="26"/>
            <w:lang w:val="en-ZA" w:eastAsia="en-ZA"/>
          </w:rPr>
          <w:drawing>
            <wp:inline distT="0" distB="0" distL="114300" distR="114300" wp14:anchorId="24C48753" wp14:editId="79077112">
              <wp:extent cx="6323965" cy="3268980"/>
              <wp:effectExtent l="0" t="0" r="0" b="0"/>
              <wp:docPr id="1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4"/>
                      <a:srcRect/>
                      <a:stretch>
                        <a:fillRect/>
                      </a:stretch>
                    </pic:blipFill>
                    <pic:spPr>
                      <a:xfrm>
                        <a:off x="0" y="0"/>
                        <a:ext cx="6323965" cy="3268980"/>
                      </a:xfrm>
                      <a:prstGeom prst="rect">
                        <a:avLst/>
                      </a:prstGeom>
                      <a:ln/>
                    </pic:spPr>
                  </pic:pic>
                </a:graphicData>
              </a:graphic>
            </wp:inline>
          </w:drawing>
        </w:r>
      </w:del>
      <w:commentRangeEnd w:id="257"/>
      <w:r w:rsidR="00852DC0">
        <w:rPr>
          <w:rStyle w:val="CommentReference"/>
        </w:rPr>
        <w:commentReference w:id="257"/>
      </w:r>
      <w:commentRangeEnd w:id="258"/>
      <w:r>
        <w:rPr>
          <w:rStyle w:val="CommentReference"/>
        </w:rPr>
        <w:commentReference w:id="258"/>
      </w:r>
    </w:p>
    <w:p w14:paraId="6B30B1A5" w14:textId="72EC4A74" w:rsidR="00C114A4" w:rsidRDefault="00E8769D">
      <w:pPr>
        <w:pStyle w:val="Heading3"/>
        <w:spacing w:line="360" w:lineRule="auto"/>
        <w:jc w:val="both"/>
      </w:pPr>
      <w:bookmarkStart w:id="261" w:name="_Toc514839485"/>
      <w:r>
        <w:lastRenderedPageBreak/>
        <w:t>Demand</w:t>
      </w:r>
      <w:del w:id="262" w:author="Morris Baradza" w:date="2018-05-23T12:25:00Z">
        <w:r w:rsidDel="00CD3711">
          <w:delText xml:space="preserve"> Locations</w:delText>
        </w:r>
      </w:del>
      <w:bookmarkEnd w:id="261"/>
    </w:p>
    <w:p w14:paraId="461BF9E2" w14:textId="6D9CE16A" w:rsidR="00C114A4" w:rsidRPr="004F5FC6" w:rsidRDefault="00E8769D">
      <w:pPr>
        <w:jc w:val="both"/>
        <w:rPr>
          <w:sz w:val="26"/>
          <w:szCs w:val="26"/>
        </w:rPr>
      </w:pPr>
      <w:moveFromRangeStart w:id="263" w:author="Morris Baradza" w:date="2018-05-23T12:28:00Z" w:name="move514841860"/>
      <w:commentRangeStart w:id="264"/>
      <w:moveFrom w:id="265" w:author="Morris Baradza" w:date="2018-05-23T12:28:00Z">
        <w:r w:rsidRPr="004F5FC6" w:rsidDel="009F34B9">
          <w:rPr>
            <w:sz w:val="26"/>
            <w:szCs w:val="26"/>
          </w:rPr>
          <w:t>This</w:t>
        </w:r>
        <w:commentRangeEnd w:id="264"/>
        <w:r w:rsidR="00812682" w:rsidRPr="004F5FC6" w:rsidDel="009F34B9">
          <w:rPr>
            <w:rStyle w:val="CommentReference"/>
            <w:sz w:val="26"/>
            <w:szCs w:val="26"/>
            <w:rPrChange w:id="266" w:author="Morris Baradza" w:date="2018-05-21T16:18:00Z">
              <w:rPr>
                <w:rStyle w:val="CommentReference"/>
              </w:rPr>
            </w:rPrChange>
          </w:rPr>
          <w:commentReference w:id="264"/>
        </w:r>
        <w:r w:rsidRPr="004F5FC6" w:rsidDel="009F34B9">
          <w:rPr>
            <w:sz w:val="26"/>
            <w:szCs w:val="26"/>
          </w:rPr>
          <w:t xml:space="preserve"> is where the demand locations that are uploaded are viewed. </w:t>
        </w:r>
      </w:moveFrom>
      <w:moveFromRangeEnd w:id="263"/>
      <w:r w:rsidRPr="004F5FC6">
        <w:rPr>
          <w:sz w:val="26"/>
          <w:szCs w:val="26"/>
        </w:rPr>
        <w:t>Th</w:t>
      </w:r>
      <w:ins w:id="267" w:author="Morris Baradza" w:date="2018-05-23T12:27:00Z">
        <w:r w:rsidR="009F34B9">
          <w:rPr>
            <w:sz w:val="26"/>
            <w:szCs w:val="26"/>
          </w:rPr>
          <w:t>is</w:t>
        </w:r>
      </w:ins>
      <w:del w:id="268" w:author="Morris Baradza" w:date="2018-05-23T12:27:00Z">
        <w:r w:rsidRPr="004F5FC6" w:rsidDel="009F34B9">
          <w:rPr>
            <w:sz w:val="26"/>
            <w:szCs w:val="26"/>
          </w:rPr>
          <w:delText>e</w:delText>
        </w:r>
      </w:del>
      <w:r w:rsidRPr="004F5FC6">
        <w:rPr>
          <w:sz w:val="26"/>
          <w:szCs w:val="26"/>
        </w:rPr>
        <w:t xml:space="preserve"> present</w:t>
      </w:r>
      <w:ins w:id="269" w:author="Morris Baradza" w:date="2018-05-23T12:27:00Z">
        <w:r w:rsidR="009F34B9">
          <w:rPr>
            <w:sz w:val="26"/>
            <w:szCs w:val="26"/>
          </w:rPr>
          <w:t>s</w:t>
        </w:r>
      </w:ins>
      <w:del w:id="270" w:author="Morris Baradza" w:date="2018-05-23T12:27:00Z">
        <w:r w:rsidRPr="004F5FC6" w:rsidDel="009F34B9">
          <w:rPr>
            <w:sz w:val="26"/>
            <w:szCs w:val="26"/>
          </w:rPr>
          <w:delText>ation</w:delText>
        </w:r>
      </w:del>
      <w:r w:rsidRPr="004F5FC6">
        <w:rPr>
          <w:sz w:val="26"/>
          <w:szCs w:val="26"/>
        </w:rPr>
        <w:t xml:space="preserve"> </w:t>
      </w:r>
      <w:del w:id="271" w:author="Morris Baradza" w:date="2018-05-23T12:27:00Z">
        <w:r w:rsidRPr="004F5FC6" w:rsidDel="009F34B9">
          <w:rPr>
            <w:sz w:val="26"/>
            <w:szCs w:val="26"/>
          </w:rPr>
          <w:delText xml:space="preserve">is </w:delText>
        </w:r>
      </w:del>
      <w:r w:rsidRPr="004F5FC6">
        <w:rPr>
          <w:sz w:val="26"/>
          <w:szCs w:val="26"/>
        </w:rPr>
        <w:t>a cross tabulation that shows demand locations in terms of the requested posts, and against worker types.</w:t>
      </w:r>
    </w:p>
    <w:p w14:paraId="3A4E1F28" w14:textId="35F8A89F" w:rsidR="00C114A4" w:rsidDel="00B91A55" w:rsidRDefault="00B91A55" w:rsidP="00B91A55">
      <w:pPr>
        <w:spacing w:line="360" w:lineRule="auto"/>
        <w:rPr>
          <w:del w:id="272" w:author="Morris Baradza" w:date="2018-05-23T11:40:00Z"/>
          <w:sz w:val="26"/>
          <w:szCs w:val="26"/>
        </w:rPr>
        <w:pPrChange w:id="273" w:author="Morris Baradza" w:date="2018-05-23T11:40:00Z">
          <w:pPr>
            <w:pStyle w:val="Heading2"/>
            <w:spacing w:line="360" w:lineRule="auto"/>
            <w:jc w:val="both"/>
          </w:pPr>
        </w:pPrChange>
      </w:pPr>
      <w:ins w:id="274" w:author="Morris Baradza" w:date="2018-05-23T11:39:00Z">
        <w:r>
          <w:rPr>
            <w:noProof/>
            <w:lang w:val="en-ZA" w:eastAsia="en-ZA"/>
          </w:rPr>
          <w:drawing>
            <wp:inline distT="0" distB="0" distL="114300" distR="114300" wp14:anchorId="5CAEE722" wp14:editId="54AAE7FB">
              <wp:extent cx="6057900" cy="2941955"/>
              <wp:effectExtent l="0" t="0" r="0" b="0"/>
              <wp:docPr id="4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
                      <a:srcRect/>
                      <a:stretch>
                        <a:fillRect/>
                      </a:stretch>
                    </pic:blipFill>
                    <pic:spPr>
                      <a:xfrm>
                        <a:off x="0" y="0"/>
                        <a:ext cx="6058825" cy="2942404"/>
                      </a:xfrm>
                      <a:prstGeom prst="rect">
                        <a:avLst/>
                      </a:prstGeom>
                      <a:ln/>
                    </pic:spPr>
                  </pic:pic>
                </a:graphicData>
              </a:graphic>
            </wp:inline>
          </w:drawing>
        </w:r>
      </w:ins>
      <w:del w:id="275" w:author="Morris Baradza" w:date="2018-05-23T11:39:00Z">
        <w:r w:rsidR="00E8769D" w:rsidDel="00B91A55">
          <w:rPr>
            <w:noProof/>
            <w:lang w:val="en-ZA" w:eastAsia="en-ZA"/>
          </w:rPr>
          <w:drawing>
            <wp:inline distT="0" distB="0" distL="114300" distR="114300" wp14:anchorId="56A0A3CF" wp14:editId="1F69AFFC">
              <wp:extent cx="6362700" cy="3266440"/>
              <wp:effectExtent l="0" t="0" r="0" b="0"/>
              <wp:docPr id="1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
                      <a:srcRect/>
                      <a:stretch>
                        <a:fillRect/>
                      </a:stretch>
                    </pic:blipFill>
                    <pic:spPr>
                      <a:xfrm>
                        <a:off x="0" y="0"/>
                        <a:ext cx="6362700" cy="3266440"/>
                      </a:xfrm>
                      <a:prstGeom prst="rect">
                        <a:avLst/>
                      </a:prstGeom>
                      <a:ln/>
                    </pic:spPr>
                  </pic:pic>
                </a:graphicData>
              </a:graphic>
            </wp:inline>
          </w:drawing>
        </w:r>
      </w:del>
    </w:p>
    <w:p w14:paraId="3D9A6E8C" w14:textId="4CB9ACC6" w:rsidR="00B91A55" w:rsidRDefault="00B91A55">
      <w:pPr>
        <w:spacing w:line="360" w:lineRule="auto"/>
        <w:rPr>
          <w:ins w:id="276" w:author="Morris Baradza" w:date="2018-05-23T11:40:00Z"/>
          <w:sz w:val="26"/>
          <w:szCs w:val="26"/>
        </w:rPr>
      </w:pPr>
    </w:p>
    <w:p w14:paraId="0A261507" w14:textId="63FDCB95" w:rsidR="00B91A55" w:rsidRDefault="00B91A55">
      <w:pPr>
        <w:spacing w:line="360" w:lineRule="auto"/>
        <w:rPr>
          <w:ins w:id="277" w:author="Morris Baradza" w:date="2018-05-23T11:40:00Z"/>
          <w:sz w:val="26"/>
          <w:szCs w:val="26"/>
        </w:rPr>
      </w:pPr>
    </w:p>
    <w:p w14:paraId="379F46B7" w14:textId="4CCB1BA3" w:rsidR="00B91A55" w:rsidRPr="000C1DC4" w:rsidRDefault="00EC7088" w:rsidP="000C1DC4">
      <w:pPr>
        <w:spacing w:line="360" w:lineRule="auto"/>
        <w:rPr>
          <w:ins w:id="278" w:author="Morris Baradza" w:date="2018-05-23T11:35:00Z"/>
          <w:sz w:val="26"/>
          <w:szCs w:val="26"/>
          <w:rPrChange w:id="279" w:author="Morris Baradza" w:date="2018-05-23T12:20:00Z">
            <w:rPr>
              <w:ins w:id="280" w:author="Morris Baradza" w:date="2018-05-23T11:35:00Z"/>
              <w:b/>
              <w:color w:val="000000"/>
            </w:rPr>
          </w:rPrChange>
        </w:rPr>
        <w:pPrChange w:id="281" w:author="Morris Baradza" w:date="2018-05-23T12:20:00Z">
          <w:pPr>
            <w:pStyle w:val="Heading2"/>
            <w:spacing w:line="360" w:lineRule="auto"/>
            <w:jc w:val="both"/>
          </w:pPr>
        </w:pPrChange>
      </w:pPr>
      <w:ins w:id="282" w:author="Morris Baradza" w:date="2018-05-23T12:11:00Z">
        <w:r w:rsidRPr="00EC7088">
          <w:rPr>
            <w:noProof/>
            <w:sz w:val="26"/>
            <w:szCs w:val="26"/>
            <w:lang w:val="en-ZA" w:eastAsia="en-ZA"/>
          </w:rPr>
          <w:drawing>
            <wp:inline distT="0" distB="0" distL="0" distR="0" wp14:anchorId="2DA094C6" wp14:editId="5B29FA0D">
              <wp:extent cx="6096000" cy="2838450"/>
              <wp:effectExtent l="0" t="0" r="0" b="0"/>
              <wp:docPr id="42" name="Picture 42" descr="C:\Users\morris\Desktop\allocationtoo\Cross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rris\Desktop\allocationtoo\CrossTab.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893" cy="2838866"/>
                      </a:xfrm>
                      <a:prstGeom prst="rect">
                        <a:avLst/>
                      </a:prstGeom>
                      <a:noFill/>
                      <a:ln>
                        <a:noFill/>
                      </a:ln>
                    </pic:spPr>
                  </pic:pic>
                </a:graphicData>
              </a:graphic>
            </wp:inline>
          </w:drawing>
        </w:r>
      </w:ins>
    </w:p>
    <w:p w14:paraId="620E0304" w14:textId="0A09DE3B" w:rsidR="00C114A4" w:rsidRDefault="00E8769D">
      <w:pPr>
        <w:pStyle w:val="Heading2"/>
        <w:spacing w:line="360" w:lineRule="auto"/>
        <w:jc w:val="both"/>
        <w:rPr>
          <w:color w:val="000000"/>
        </w:rPr>
      </w:pPr>
      <w:bookmarkStart w:id="283" w:name="_Toc514839487"/>
      <w:r>
        <w:rPr>
          <w:b/>
          <w:color w:val="000000"/>
        </w:rPr>
        <w:t>Configure System</w:t>
      </w:r>
      <w:bookmarkEnd w:id="283"/>
    </w:p>
    <w:p w14:paraId="4E96A737" w14:textId="77777777" w:rsidR="00C114A4" w:rsidRDefault="00E8769D">
      <w:pPr>
        <w:jc w:val="both"/>
        <w:rPr>
          <w:sz w:val="26"/>
          <w:szCs w:val="26"/>
        </w:rPr>
      </w:pPr>
      <w:r>
        <w:rPr>
          <w:sz w:val="26"/>
          <w:szCs w:val="26"/>
        </w:rPr>
        <w:t>There are links which will allow addition of input data that does not change frequently i.e. static data, for example the list of worker types, worker levels and Salary. Also available are links to run the allocation tool to produce some allocation results.</w:t>
      </w:r>
    </w:p>
    <w:p w14:paraId="0499BF01" w14:textId="77777777" w:rsidR="00C114A4" w:rsidRDefault="00E8769D">
      <w:pPr>
        <w:jc w:val="both"/>
        <w:rPr>
          <w:sz w:val="26"/>
          <w:szCs w:val="26"/>
        </w:rPr>
      </w:pPr>
      <w:r>
        <w:rPr>
          <w:noProof/>
          <w:lang w:val="en-ZA" w:eastAsia="en-ZA"/>
        </w:rPr>
        <w:lastRenderedPageBreak/>
        <w:drawing>
          <wp:inline distT="0" distB="0" distL="114300" distR="114300" wp14:anchorId="370809E0" wp14:editId="4A6F9C22">
            <wp:extent cx="6165215" cy="3569335"/>
            <wp:effectExtent l="0" t="0" r="0" b="0"/>
            <wp:docPr id="2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7"/>
                    <a:srcRect/>
                    <a:stretch>
                      <a:fillRect/>
                    </a:stretch>
                  </pic:blipFill>
                  <pic:spPr>
                    <a:xfrm>
                      <a:off x="0" y="0"/>
                      <a:ext cx="6165215" cy="3569335"/>
                    </a:xfrm>
                    <a:prstGeom prst="rect">
                      <a:avLst/>
                    </a:prstGeom>
                    <a:ln/>
                  </pic:spPr>
                </pic:pic>
              </a:graphicData>
            </a:graphic>
          </wp:inline>
        </w:drawing>
      </w:r>
    </w:p>
    <w:p w14:paraId="19412A8F" w14:textId="77777777" w:rsidR="00C114A4" w:rsidRDefault="00C114A4">
      <w:pPr>
        <w:spacing w:line="360" w:lineRule="auto"/>
        <w:jc w:val="both"/>
        <w:rPr>
          <w:sz w:val="26"/>
          <w:szCs w:val="26"/>
        </w:rPr>
      </w:pPr>
    </w:p>
    <w:p w14:paraId="740A7554" w14:textId="77777777" w:rsidR="00C114A4" w:rsidRDefault="00E8769D">
      <w:pPr>
        <w:pStyle w:val="Heading3"/>
        <w:spacing w:line="360" w:lineRule="auto"/>
        <w:jc w:val="both"/>
      </w:pPr>
      <w:bookmarkStart w:id="284" w:name="_Toc514839488"/>
      <w:r>
        <w:t>Worker Types</w:t>
      </w:r>
      <w:bookmarkEnd w:id="284"/>
    </w:p>
    <w:p w14:paraId="50441F5C" w14:textId="77777777" w:rsidR="00C114A4" w:rsidRDefault="00E8769D">
      <w:pPr>
        <w:spacing w:line="360" w:lineRule="auto"/>
        <w:jc w:val="both"/>
        <w:rPr>
          <w:sz w:val="26"/>
          <w:szCs w:val="26"/>
        </w:rPr>
      </w:pPr>
      <w:r>
        <w:rPr>
          <w:sz w:val="26"/>
          <w:szCs w:val="26"/>
        </w:rPr>
        <w:t>This page shows a list of all the cadres that are there, and these can be viewed and/or deleted.</w:t>
      </w:r>
    </w:p>
    <w:p w14:paraId="6073F266" w14:textId="7FF0F7B2" w:rsidR="00C114A4" w:rsidRDefault="00C23845">
      <w:pPr>
        <w:spacing w:line="360" w:lineRule="auto"/>
        <w:jc w:val="both"/>
        <w:rPr>
          <w:sz w:val="26"/>
          <w:szCs w:val="26"/>
        </w:rPr>
      </w:pPr>
      <w:commentRangeStart w:id="285"/>
      <w:commentRangeStart w:id="286"/>
      <w:ins w:id="287" w:author="Morris Baradza" w:date="2018-05-23T12:58:00Z">
        <w:r w:rsidRPr="00C23845">
          <w:rPr>
            <w:noProof/>
            <w:sz w:val="26"/>
            <w:szCs w:val="26"/>
            <w:lang w:val="en-ZA" w:eastAsia="en-ZA"/>
          </w:rPr>
          <w:drawing>
            <wp:inline distT="0" distB="0" distL="0" distR="0" wp14:anchorId="7122E203" wp14:editId="5DC1B0B9">
              <wp:extent cx="5895975" cy="2581266"/>
              <wp:effectExtent l="0" t="0" r="0" b="0"/>
              <wp:docPr id="48" name="Picture 48" descr="C:\Users\morris\Desktop\allocationtoo\Worker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orris\Desktop\allocationtoo\WorkerType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1440" cy="2588037"/>
                      </a:xfrm>
                      <a:prstGeom prst="rect">
                        <a:avLst/>
                      </a:prstGeom>
                      <a:noFill/>
                      <a:ln>
                        <a:noFill/>
                      </a:ln>
                    </pic:spPr>
                  </pic:pic>
                </a:graphicData>
              </a:graphic>
            </wp:inline>
          </w:drawing>
        </w:r>
      </w:ins>
      <w:del w:id="288" w:author="Morris Baradza" w:date="2018-05-23T12:58:00Z">
        <w:r w:rsidR="00E8769D" w:rsidDel="00C23845">
          <w:rPr>
            <w:noProof/>
            <w:sz w:val="26"/>
            <w:szCs w:val="26"/>
            <w:lang w:val="en-ZA" w:eastAsia="en-ZA"/>
          </w:rPr>
          <w:drawing>
            <wp:inline distT="0" distB="0" distL="114300" distR="114300" wp14:anchorId="61EF746E" wp14:editId="259B556A">
              <wp:extent cx="6085205" cy="3342640"/>
              <wp:effectExtent l="0" t="0" r="0" b="0"/>
              <wp:docPr id="2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
                      <a:srcRect/>
                      <a:stretch>
                        <a:fillRect/>
                      </a:stretch>
                    </pic:blipFill>
                    <pic:spPr>
                      <a:xfrm>
                        <a:off x="0" y="0"/>
                        <a:ext cx="6085205" cy="3342640"/>
                      </a:xfrm>
                      <a:prstGeom prst="rect">
                        <a:avLst/>
                      </a:prstGeom>
                      <a:ln/>
                    </pic:spPr>
                  </pic:pic>
                </a:graphicData>
              </a:graphic>
            </wp:inline>
          </w:drawing>
        </w:r>
      </w:del>
      <w:commentRangeEnd w:id="285"/>
      <w:r w:rsidR="00852DC0">
        <w:rPr>
          <w:rStyle w:val="CommentReference"/>
        </w:rPr>
        <w:commentReference w:id="285"/>
      </w:r>
      <w:commentRangeEnd w:id="286"/>
      <w:r>
        <w:rPr>
          <w:rStyle w:val="CommentReference"/>
        </w:rPr>
        <w:commentReference w:id="286"/>
      </w:r>
    </w:p>
    <w:p w14:paraId="5B27150F" w14:textId="77777777" w:rsidR="00C114A4" w:rsidRDefault="00E8769D">
      <w:pPr>
        <w:spacing w:line="360" w:lineRule="auto"/>
        <w:jc w:val="both"/>
        <w:rPr>
          <w:sz w:val="26"/>
          <w:szCs w:val="26"/>
        </w:rPr>
      </w:pPr>
      <w:r>
        <w:rPr>
          <w:sz w:val="26"/>
          <w:szCs w:val="26"/>
        </w:rPr>
        <w:t>To add a new worker type, click on the “add worker type” button.</w:t>
      </w:r>
    </w:p>
    <w:p w14:paraId="055FD0C5" w14:textId="77777777" w:rsidR="00C114A4" w:rsidRDefault="00E8769D">
      <w:pPr>
        <w:pStyle w:val="Heading3"/>
        <w:spacing w:line="360" w:lineRule="auto"/>
        <w:jc w:val="both"/>
      </w:pPr>
      <w:bookmarkStart w:id="289" w:name="_Toc514839489"/>
      <w:r>
        <w:lastRenderedPageBreak/>
        <w:t>Add worker type</w:t>
      </w:r>
      <w:bookmarkEnd w:id="289"/>
    </w:p>
    <w:p w14:paraId="47D8D3C2" w14:textId="77777777" w:rsidR="00C114A4" w:rsidRDefault="00E8769D">
      <w:pPr>
        <w:spacing w:line="360" w:lineRule="auto"/>
        <w:jc w:val="both"/>
        <w:rPr>
          <w:sz w:val="26"/>
          <w:szCs w:val="26"/>
        </w:rPr>
      </w:pPr>
      <w:r>
        <w:rPr>
          <w:sz w:val="26"/>
          <w:szCs w:val="26"/>
        </w:rPr>
        <w:t>Enter the details required below to successfully add a new worker type, click save and return to the worker type page.</w:t>
      </w:r>
    </w:p>
    <w:p w14:paraId="64408A2C"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6977AE55" wp14:editId="2F67D5B6">
            <wp:extent cx="6128385" cy="3082925"/>
            <wp:effectExtent l="0" t="0" r="0" b="0"/>
            <wp:docPr id="2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0"/>
                    <a:srcRect/>
                    <a:stretch>
                      <a:fillRect/>
                    </a:stretch>
                  </pic:blipFill>
                  <pic:spPr>
                    <a:xfrm>
                      <a:off x="0" y="0"/>
                      <a:ext cx="6128385" cy="3082925"/>
                    </a:xfrm>
                    <a:prstGeom prst="rect">
                      <a:avLst/>
                    </a:prstGeom>
                    <a:ln/>
                  </pic:spPr>
                </pic:pic>
              </a:graphicData>
            </a:graphic>
          </wp:inline>
        </w:drawing>
      </w:r>
    </w:p>
    <w:p w14:paraId="1B01ABE1" w14:textId="77777777" w:rsidR="00C114A4" w:rsidRDefault="00E8769D">
      <w:pPr>
        <w:pStyle w:val="Heading3"/>
        <w:spacing w:line="360" w:lineRule="auto"/>
        <w:jc w:val="both"/>
      </w:pPr>
      <w:bookmarkStart w:id="290" w:name="_Toc514839490"/>
      <w:r>
        <w:t>Worker Levels</w:t>
      </w:r>
      <w:bookmarkEnd w:id="290"/>
    </w:p>
    <w:p w14:paraId="2A2B8DD0" w14:textId="77777777" w:rsidR="00C114A4" w:rsidRDefault="00E8769D">
      <w:pPr>
        <w:spacing w:line="360" w:lineRule="auto"/>
        <w:jc w:val="both"/>
        <w:rPr>
          <w:sz w:val="26"/>
          <w:szCs w:val="26"/>
        </w:rPr>
      </w:pPr>
      <w:r>
        <w:rPr>
          <w:sz w:val="26"/>
          <w:szCs w:val="26"/>
        </w:rPr>
        <w:t xml:space="preserve">Worker levels are the various ranks that a worker type may have. There are default worker levels that cut across all cadres. The worker levels page shows the list of worker levels, which can be edited or deleted. </w:t>
      </w:r>
    </w:p>
    <w:p w14:paraId="63EC2B71" w14:textId="3F876470" w:rsidR="00C114A4" w:rsidRDefault="001A13B2">
      <w:pPr>
        <w:spacing w:line="360" w:lineRule="auto"/>
        <w:jc w:val="both"/>
        <w:rPr>
          <w:sz w:val="26"/>
          <w:szCs w:val="26"/>
        </w:rPr>
      </w:pPr>
      <w:commentRangeStart w:id="291"/>
      <w:commentRangeStart w:id="292"/>
      <w:ins w:id="293" w:author="Morris Baradza" w:date="2018-05-23T12:54:00Z">
        <w:r w:rsidRPr="001A13B2">
          <w:rPr>
            <w:noProof/>
            <w:sz w:val="26"/>
            <w:szCs w:val="26"/>
            <w:lang w:val="en-ZA" w:eastAsia="en-ZA"/>
          </w:rPr>
          <w:lastRenderedPageBreak/>
          <w:drawing>
            <wp:inline distT="0" distB="0" distL="0" distR="0" wp14:anchorId="0E614220" wp14:editId="232CF6EF">
              <wp:extent cx="5924550" cy="2905125"/>
              <wp:effectExtent l="0" t="0" r="0" b="9525"/>
              <wp:docPr id="47" name="Picture 47" descr="C:\Users\morris\Desktop\allocationtoo\WorkerLev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orris\Desktop\allocationtoo\WorkerLevel.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6368" cy="2910920"/>
                      </a:xfrm>
                      <a:prstGeom prst="rect">
                        <a:avLst/>
                      </a:prstGeom>
                      <a:noFill/>
                      <a:ln>
                        <a:noFill/>
                      </a:ln>
                    </pic:spPr>
                  </pic:pic>
                </a:graphicData>
              </a:graphic>
            </wp:inline>
          </w:drawing>
        </w:r>
      </w:ins>
      <w:del w:id="294" w:author="Morris Baradza" w:date="2018-05-23T12:54:00Z">
        <w:r w:rsidR="00E8769D" w:rsidDel="001A13B2">
          <w:rPr>
            <w:noProof/>
            <w:sz w:val="26"/>
            <w:szCs w:val="26"/>
            <w:lang w:val="en-ZA" w:eastAsia="en-ZA"/>
          </w:rPr>
          <w:drawing>
            <wp:inline distT="0" distB="0" distL="114300" distR="114300" wp14:anchorId="09343DDB" wp14:editId="6C5EF742">
              <wp:extent cx="5985510" cy="3531235"/>
              <wp:effectExtent l="0" t="0" r="0" b="0"/>
              <wp:docPr id="2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2"/>
                      <a:srcRect/>
                      <a:stretch>
                        <a:fillRect/>
                      </a:stretch>
                    </pic:blipFill>
                    <pic:spPr>
                      <a:xfrm>
                        <a:off x="0" y="0"/>
                        <a:ext cx="5985510" cy="3531235"/>
                      </a:xfrm>
                      <a:prstGeom prst="rect">
                        <a:avLst/>
                      </a:prstGeom>
                      <a:ln/>
                    </pic:spPr>
                  </pic:pic>
                </a:graphicData>
              </a:graphic>
            </wp:inline>
          </w:drawing>
        </w:r>
      </w:del>
      <w:commentRangeEnd w:id="291"/>
      <w:r w:rsidR="00D82D38">
        <w:rPr>
          <w:rStyle w:val="CommentReference"/>
        </w:rPr>
        <w:commentReference w:id="291"/>
      </w:r>
      <w:commentRangeEnd w:id="292"/>
      <w:r>
        <w:rPr>
          <w:rStyle w:val="CommentReference"/>
        </w:rPr>
        <w:commentReference w:id="292"/>
      </w:r>
    </w:p>
    <w:p w14:paraId="764B87CE" w14:textId="77777777" w:rsidR="00C114A4" w:rsidRDefault="00E8769D">
      <w:pPr>
        <w:spacing w:line="360" w:lineRule="auto"/>
        <w:jc w:val="both"/>
        <w:rPr>
          <w:sz w:val="26"/>
          <w:szCs w:val="26"/>
        </w:rPr>
      </w:pPr>
      <w:r>
        <w:rPr>
          <w:sz w:val="26"/>
          <w:szCs w:val="26"/>
        </w:rPr>
        <w:t>New worker levels can be added as well, by clicking “add worker level.”</w:t>
      </w:r>
    </w:p>
    <w:p w14:paraId="4AA5F068" w14:textId="77777777" w:rsidR="00C114A4" w:rsidRDefault="00E8769D">
      <w:pPr>
        <w:pStyle w:val="Heading3"/>
        <w:spacing w:line="360" w:lineRule="auto"/>
        <w:jc w:val="both"/>
      </w:pPr>
      <w:bookmarkStart w:id="295" w:name="_Toc514839491"/>
      <w:r>
        <w:t>Add worker Levels</w:t>
      </w:r>
      <w:bookmarkEnd w:id="295"/>
    </w:p>
    <w:p w14:paraId="5B04A850" w14:textId="77777777" w:rsidR="00C114A4" w:rsidRDefault="00E8769D">
      <w:pPr>
        <w:spacing w:line="360" w:lineRule="auto"/>
        <w:jc w:val="both"/>
        <w:rPr>
          <w:sz w:val="26"/>
          <w:szCs w:val="26"/>
        </w:rPr>
      </w:pPr>
      <w:r>
        <w:rPr>
          <w:sz w:val="26"/>
          <w:szCs w:val="26"/>
        </w:rPr>
        <w:t>Enter the details required below to successfully add a new worker level, click save and return to the worker level page.</w:t>
      </w:r>
    </w:p>
    <w:p w14:paraId="5CB9D96E"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42919387" wp14:editId="65D56D32">
            <wp:extent cx="6032500" cy="3307080"/>
            <wp:effectExtent l="0" t="0" r="0" b="0"/>
            <wp:docPr id="2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3"/>
                    <a:srcRect/>
                    <a:stretch>
                      <a:fillRect/>
                    </a:stretch>
                  </pic:blipFill>
                  <pic:spPr>
                    <a:xfrm>
                      <a:off x="0" y="0"/>
                      <a:ext cx="6032500" cy="3307080"/>
                    </a:xfrm>
                    <a:prstGeom prst="rect">
                      <a:avLst/>
                    </a:prstGeom>
                    <a:ln/>
                  </pic:spPr>
                </pic:pic>
              </a:graphicData>
            </a:graphic>
          </wp:inline>
        </w:drawing>
      </w:r>
    </w:p>
    <w:p w14:paraId="60D73F07" w14:textId="77777777" w:rsidR="00C114A4" w:rsidRDefault="00E8769D">
      <w:pPr>
        <w:pStyle w:val="Heading3"/>
        <w:spacing w:line="360" w:lineRule="auto"/>
        <w:jc w:val="both"/>
      </w:pPr>
      <w:bookmarkStart w:id="296" w:name="_Toc514839492"/>
      <w:r>
        <w:lastRenderedPageBreak/>
        <w:t>Worker Salary</w:t>
      </w:r>
      <w:bookmarkEnd w:id="296"/>
    </w:p>
    <w:p w14:paraId="3C99E93A" w14:textId="77777777" w:rsidR="00C114A4" w:rsidRDefault="00E8769D">
      <w:pPr>
        <w:spacing w:line="360" w:lineRule="auto"/>
        <w:jc w:val="both"/>
        <w:rPr>
          <w:sz w:val="26"/>
          <w:szCs w:val="26"/>
        </w:rPr>
      </w:pPr>
      <w:r>
        <w:rPr>
          <w:sz w:val="26"/>
          <w:szCs w:val="26"/>
        </w:rPr>
        <w:t>Default salaries are captured based on the worker type, or a combination of both worker type and level. This page shows a list of all the possible salaries that are there, and these can be viewed and/or deleted.</w:t>
      </w:r>
    </w:p>
    <w:p w14:paraId="77952F4F" w14:textId="7FF28D32" w:rsidR="00C114A4" w:rsidRDefault="009F60A9">
      <w:pPr>
        <w:spacing w:line="360" w:lineRule="auto"/>
        <w:jc w:val="both"/>
        <w:rPr>
          <w:sz w:val="26"/>
          <w:szCs w:val="26"/>
        </w:rPr>
      </w:pPr>
      <w:commentRangeStart w:id="297"/>
      <w:commentRangeStart w:id="298"/>
      <w:commentRangeStart w:id="299"/>
      <w:ins w:id="300" w:author="Morris Baradza" w:date="2018-05-23T12:48:00Z">
        <w:r w:rsidRPr="009F60A9">
          <w:rPr>
            <w:noProof/>
            <w:sz w:val="26"/>
            <w:szCs w:val="26"/>
            <w:lang w:val="en-ZA" w:eastAsia="en-ZA"/>
          </w:rPr>
          <w:drawing>
            <wp:inline distT="0" distB="0" distL="0" distR="0" wp14:anchorId="2748E5C4" wp14:editId="023AE15B">
              <wp:extent cx="5981700" cy="2466975"/>
              <wp:effectExtent l="0" t="0" r="0" b="9525"/>
              <wp:docPr id="46" name="Picture 46" descr="C:\Users\morris\Desktop\allocationtoo\WorkerSalary-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rris\Desktop\allocationtoo\WorkerSalary-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92118" cy="2471272"/>
                      </a:xfrm>
                      <a:prstGeom prst="rect">
                        <a:avLst/>
                      </a:prstGeom>
                      <a:noFill/>
                      <a:ln>
                        <a:noFill/>
                      </a:ln>
                    </pic:spPr>
                  </pic:pic>
                </a:graphicData>
              </a:graphic>
            </wp:inline>
          </w:drawing>
        </w:r>
      </w:ins>
      <w:del w:id="301" w:author="Morris Baradza" w:date="2018-05-23T12:48:00Z">
        <w:r w:rsidR="00E8769D" w:rsidDel="009F60A9">
          <w:rPr>
            <w:noProof/>
            <w:sz w:val="26"/>
            <w:szCs w:val="26"/>
            <w:lang w:val="en-ZA" w:eastAsia="en-ZA"/>
          </w:rPr>
          <w:drawing>
            <wp:inline distT="0" distB="0" distL="114300" distR="114300" wp14:anchorId="09E3E6A3" wp14:editId="6296B971">
              <wp:extent cx="5998210" cy="3792220"/>
              <wp:effectExtent l="0" t="0" r="0" b="0"/>
              <wp:docPr id="2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5"/>
                      <a:srcRect/>
                      <a:stretch>
                        <a:fillRect/>
                      </a:stretch>
                    </pic:blipFill>
                    <pic:spPr>
                      <a:xfrm>
                        <a:off x="0" y="0"/>
                        <a:ext cx="5998210" cy="3792220"/>
                      </a:xfrm>
                      <a:prstGeom prst="rect">
                        <a:avLst/>
                      </a:prstGeom>
                      <a:ln/>
                    </pic:spPr>
                  </pic:pic>
                </a:graphicData>
              </a:graphic>
            </wp:inline>
          </w:drawing>
        </w:r>
      </w:del>
      <w:commentRangeEnd w:id="297"/>
      <w:r w:rsidR="00D82D38">
        <w:rPr>
          <w:rStyle w:val="CommentReference"/>
        </w:rPr>
        <w:commentReference w:id="297"/>
      </w:r>
      <w:commentRangeEnd w:id="298"/>
      <w:r w:rsidR="001A13B2">
        <w:rPr>
          <w:rStyle w:val="CommentReference"/>
        </w:rPr>
        <w:commentReference w:id="298"/>
      </w:r>
      <w:commentRangeEnd w:id="299"/>
      <w:r w:rsidR="00EE6BFE">
        <w:rPr>
          <w:rStyle w:val="CommentReference"/>
        </w:rPr>
        <w:commentReference w:id="299"/>
      </w:r>
    </w:p>
    <w:p w14:paraId="3144D05A" w14:textId="77777777" w:rsidR="00C114A4" w:rsidRDefault="00E8769D">
      <w:pPr>
        <w:pStyle w:val="Heading3"/>
        <w:spacing w:line="360" w:lineRule="auto"/>
        <w:jc w:val="both"/>
      </w:pPr>
      <w:bookmarkStart w:id="302" w:name="_Toc514839493"/>
      <w:r>
        <w:t>Add worker salary</w:t>
      </w:r>
      <w:bookmarkEnd w:id="302"/>
    </w:p>
    <w:p w14:paraId="37F9E0D7" w14:textId="77777777" w:rsidR="00C114A4" w:rsidRDefault="00E8769D">
      <w:pPr>
        <w:spacing w:line="360" w:lineRule="auto"/>
        <w:jc w:val="both"/>
        <w:rPr>
          <w:sz w:val="26"/>
          <w:szCs w:val="26"/>
        </w:rPr>
      </w:pPr>
      <w:r>
        <w:rPr>
          <w:sz w:val="26"/>
          <w:szCs w:val="26"/>
        </w:rPr>
        <w:t>Enter the details required below to successfully add a new worker level, click save and return to the worker level page.</w:t>
      </w:r>
    </w:p>
    <w:p w14:paraId="08337146" w14:textId="77777777" w:rsidR="00C114A4" w:rsidRDefault="00C114A4">
      <w:pPr>
        <w:spacing w:line="360" w:lineRule="auto"/>
        <w:jc w:val="both"/>
        <w:rPr>
          <w:sz w:val="26"/>
          <w:szCs w:val="26"/>
        </w:rPr>
      </w:pPr>
    </w:p>
    <w:p w14:paraId="388D43C0" w14:textId="5E0384C6" w:rsidR="00C114A4" w:rsidRDefault="006F2959">
      <w:pPr>
        <w:spacing w:line="360" w:lineRule="auto"/>
        <w:jc w:val="both"/>
        <w:rPr>
          <w:sz w:val="26"/>
          <w:szCs w:val="26"/>
        </w:rPr>
      </w:pPr>
      <w:ins w:id="303" w:author="Morris Baradza" w:date="2018-05-23T12:39:00Z">
        <w:r w:rsidRPr="006F2959">
          <w:rPr>
            <w:noProof/>
            <w:sz w:val="26"/>
            <w:szCs w:val="26"/>
            <w:lang w:val="en-ZA" w:eastAsia="en-ZA"/>
          </w:rPr>
          <w:drawing>
            <wp:inline distT="0" distB="0" distL="0" distR="0" wp14:anchorId="507EAFBF" wp14:editId="38E3723D">
              <wp:extent cx="5913773" cy="2713990"/>
              <wp:effectExtent l="0" t="0" r="0" b="0"/>
              <wp:docPr id="45" name="Picture 45" descr="C:\Users\morris\Desktop\allocationtoo\WorkerSal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rris\Desktop\allocationtoo\WorkerSalary.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6827" cy="2729159"/>
                      </a:xfrm>
                      <a:prstGeom prst="rect">
                        <a:avLst/>
                      </a:prstGeom>
                      <a:noFill/>
                      <a:ln>
                        <a:noFill/>
                      </a:ln>
                    </pic:spPr>
                  </pic:pic>
                </a:graphicData>
              </a:graphic>
            </wp:inline>
          </w:drawing>
        </w:r>
      </w:ins>
      <w:del w:id="304" w:author="Morris Baradza" w:date="2018-05-23T12:39:00Z">
        <w:r w:rsidR="00E8769D" w:rsidDel="006F2959">
          <w:rPr>
            <w:noProof/>
            <w:sz w:val="26"/>
            <w:szCs w:val="26"/>
            <w:lang w:val="en-ZA" w:eastAsia="en-ZA"/>
          </w:rPr>
          <w:drawing>
            <wp:inline distT="0" distB="0" distL="114300" distR="114300" wp14:anchorId="48F9CF46" wp14:editId="69B22404">
              <wp:extent cx="6197600" cy="3658235"/>
              <wp:effectExtent l="0" t="0" r="0" b="0"/>
              <wp:docPr id="2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7"/>
                      <a:srcRect/>
                      <a:stretch>
                        <a:fillRect/>
                      </a:stretch>
                    </pic:blipFill>
                    <pic:spPr>
                      <a:xfrm>
                        <a:off x="0" y="0"/>
                        <a:ext cx="6197600" cy="3658235"/>
                      </a:xfrm>
                      <a:prstGeom prst="rect">
                        <a:avLst/>
                      </a:prstGeom>
                      <a:ln/>
                    </pic:spPr>
                  </pic:pic>
                </a:graphicData>
              </a:graphic>
            </wp:inline>
          </w:drawing>
        </w:r>
      </w:del>
    </w:p>
    <w:p w14:paraId="70CC4B6C" w14:textId="39F92786" w:rsidR="00CD3711" w:rsidRDefault="00CD3711" w:rsidP="00CD3711">
      <w:pPr>
        <w:pStyle w:val="Heading3"/>
        <w:spacing w:line="360" w:lineRule="auto"/>
        <w:jc w:val="both"/>
        <w:rPr>
          <w:ins w:id="305" w:author="Morris Baradza" w:date="2018-05-23T12:24:00Z"/>
        </w:rPr>
      </w:pPr>
      <w:bookmarkStart w:id="306" w:name="_Toc514839494"/>
      <w:ins w:id="307" w:author="Morris Baradza" w:date="2018-05-23T12:25:00Z">
        <w:r>
          <w:lastRenderedPageBreak/>
          <w:t>Demand</w:t>
        </w:r>
      </w:ins>
      <w:ins w:id="308" w:author="Morris Baradza" w:date="2018-05-23T12:24:00Z">
        <w:r>
          <w:t xml:space="preserve"> Location</w:t>
        </w:r>
      </w:ins>
      <w:ins w:id="309" w:author="Morris Baradza" w:date="2018-05-23T12:25:00Z">
        <w:r>
          <w:t>s</w:t>
        </w:r>
      </w:ins>
    </w:p>
    <w:p w14:paraId="731E9BCE" w14:textId="13C1D10F" w:rsidR="00CD3711" w:rsidRDefault="009F34B9" w:rsidP="009F34B9">
      <w:pPr>
        <w:pStyle w:val="Heading3"/>
        <w:spacing w:line="360" w:lineRule="auto"/>
        <w:jc w:val="both"/>
        <w:rPr>
          <w:ins w:id="310" w:author="Morris Baradza" w:date="2018-05-23T12:29:00Z"/>
          <w:b w:val="0"/>
        </w:rPr>
      </w:pPr>
      <w:ins w:id="311" w:author="Morris Baradza" w:date="2018-05-23T12:26:00Z">
        <w:r w:rsidRPr="009F34B9">
          <w:rPr>
            <w:b w:val="0"/>
            <w:highlight w:val="yellow"/>
            <w:rPrChange w:id="312" w:author="Morris Baradza" w:date="2018-05-23T12:26:00Z">
              <w:rPr>
                <w:highlight w:val="yellow"/>
              </w:rPr>
            </w:rPrChange>
          </w:rPr>
          <w:t>Demand locations are those facilities or districts or provinces that have demand for health care workers</w:t>
        </w:r>
        <w:r w:rsidRPr="009F34B9">
          <w:rPr>
            <w:b w:val="0"/>
            <w:rPrChange w:id="313" w:author="Morris Baradza" w:date="2018-05-23T12:26:00Z">
              <w:rPr/>
            </w:rPrChange>
          </w:rPr>
          <w:t>.</w:t>
        </w:r>
      </w:ins>
      <w:ins w:id="314" w:author="Morris Baradza" w:date="2018-05-23T12:28:00Z">
        <w:r w:rsidRPr="009F34B9">
          <w:t xml:space="preserve"> </w:t>
        </w:r>
      </w:ins>
      <w:moveToRangeStart w:id="315" w:author="Morris Baradza" w:date="2018-05-23T12:28:00Z" w:name="move514841860"/>
      <w:commentRangeStart w:id="316"/>
      <w:moveTo w:id="317" w:author="Morris Baradza" w:date="2018-05-23T12:28:00Z">
        <w:r w:rsidRPr="009F34B9">
          <w:rPr>
            <w:b w:val="0"/>
            <w:rPrChange w:id="318" w:author="Morris Baradza" w:date="2018-05-23T12:29:00Z">
              <w:rPr/>
            </w:rPrChange>
          </w:rPr>
          <w:t>This</w:t>
        </w:r>
        <w:commentRangeEnd w:id="316"/>
        <w:r w:rsidRPr="009F34B9">
          <w:rPr>
            <w:rStyle w:val="CommentReference"/>
            <w:b w:val="0"/>
            <w:sz w:val="26"/>
            <w:szCs w:val="26"/>
            <w:rPrChange w:id="319" w:author="Morris Baradza" w:date="2018-05-23T12:29:00Z">
              <w:rPr>
                <w:rStyle w:val="CommentReference"/>
                <w:sz w:val="26"/>
                <w:szCs w:val="26"/>
              </w:rPr>
            </w:rPrChange>
          </w:rPr>
          <w:commentReference w:id="316"/>
        </w:r>
        <w:r w:rsidRPr="009F34B9">
          <w:rPr>
            <w:b w:val="0"/>
            <w:rPrChange w:id="320" w:author="Morris Baradza" w:date="2018-05-23T12:29:00Z">
              <w:rPr/>
            </w:rPrChange>
          </w:rPr>
          <w:t xml:space="preserve"> is where the demand locations that are uploaded are viewed.</w:t>
        </w:r>
      </w:moveTo>
      <w:moveToRangeEnd w:id="315"/>
    </w:p>
    <w:p w14:paraId="0D7DF50F" w14:textId="1D7E7B89" w:rsidR="009F34B9" w:rsidRPr="009F34B9" w:rsidRDefault="009F34B9" w:rsidP="009F34B9">
      <w:pPr>
        <w:rPr>
          <w:ins w:id="321" w:author="Morris Baradza" w:date="2018-05-23T12:24:00Z"/>
          <w:rPrChange w:id="322" w:author="Morris Baradza" w:date="2018-05-23T12:29:00Z">
            <w:rPr>
              <w:ins w:id="323" w:author="Morris Baradza" w:date="2018-05-23T12:24:00Z"/>
            </w:rPr>
          </w:rPrChange>
        </w:rPr>
        <w:pPrChange w:id="324" w:author="Morris Baradza" w:date="2018-05-23T12:29:00Z">
          <w:pPr>
            <w:pStyle w:val="Heading3"/>
            <w:spacing w:line="360" w:lineRule="auto"/>
            <w:jc w:val="both"/>
          </w:pPr>
        </w:pPrChange>
      </w:pPr>
      <w:ins w:id="325" w:author="Morris Baradza" w:date="2018-05-23T12:30:00Z">
        <w:r w:rsidRPr="009F34B9">
          <w:rPr>
            <w:noProof/>
            <w:lang w:val="en-ZA" w:eastAsia="en-ZA"/>
          </w:rPr>
          <w:drawing>
            <wp:inline distT="0" distB="0" distL="0" distR="0" wp14:anchorId="3872A728" wp14:editId="7CCFE31B">
              <wp:extent cx="5800725" cy="2876550"/>
              <wp:effectExtent l="0" t="0" r="9525" b="0"/>
              <wp:docPr id="43" name="Picture 43" descr="C:\Users\morris\Desktop\allocationtoo\DemandsLoc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rris\Desktop\allocationtoo\DemandsLocations.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1330" cy="2876850"/>
                      </a:xfrm>
                      <a:prstGeom prst="rect">
                        <a:avLst/>
                      </a:prstGeom>
                      <a:noFill/>
                      <a:ln>
                        <a:noFill/>
                      </a:ln>
                    </pic:spPr>
                  </pic:pic>
                </a:graphicData>
              </a:graphic>
            </wp:inline>
          </w:drawing>
        </w:r>
      </w:ins>
    </w:p>
    <w:p w14:paraId="607F2767" w14:textId="6C1B827E" w:rsidR="009F34B9" w:rsidRDefault="009F34B9" w:rsidP="009F34B9">
      <w:pPr>
        <w:pStyle w:val="Heading3"/>
        <w:spacing w:line="360" w:lineRule="auto"/>
        <w:jc w:val="both"/>
        <w:rPr>
          <w:ins w:id="326" w:author="Morris Baradza" w:date="2018-05-23T12:31:00Z"/>
        </w:rPr>
      </w:pPr>
      <w:ins w:id="327" w:author="Morris Baradza" w:date="2018-05-23T12:31:00Z">
        <w:r>
          <w:t>Add New Demand Location</w:t>
        </w:r>
      </w:ins>
    </w:p>
    <w:p w14:paraId="46C7D996" w14:textId="77777777" w:rsidR="009F34B9" w:rsidRDefault="009F34B9" w:rsidP="009F34B9">
      <w:pPr>
        <w:rPr>
          <w:ins w:id="328" w:author="Morris Baradza" w:date="2018-05-23T12:34:00Z"/>
        </w:rPr>
        <w:pPrChange w:id="329" w:author="Morris Baradza" w:date="2018-05-23T12:31:00Z">
          <w:pPr>
            <w:pStyle w:val="Heading3"/>
            <w:spacing w:line="360" w:lineRule="auto"/>
            <w:jc w:val="both"/>
          </w:pPr>
        </w:pPrChange>
      </w:pPr>
      <w:ins w:id="330" w:author="Morris Baradza" w:date="2018-05-23T12:31:00Z">
        <w:r>
          <w:t>Enter the details required to add a new demand location as shown in the screen below.</w:t>
        </w:r>
      </w:ins>
      <w:ins w:id="331" w:author="Morris Baradza" w:date="2018-05-23T12:33:00Z">
        <w:r>
          <w:t xml:space="preserve"> The screen also gives you the platform to </w:t>
        </w:r>
      </w:ins>
      <w:ins w:id="332" w:author="Morris Baradza" w:date="2018-05-23T12:34:00Z">
        <w:r>
          <w:t>specify the number of requested personnel for each worker type for the new demand location.</w:t>
        </w:r>
      </w:ins>
    </w:p>
    <w:p w14:paraId="766A0E30" w14:textId="3AEE3D03" w:rsidR="009F34B9" w:rsidRDefault="009F34B9" w:rsidP="009F34B9">
      <w:pPr>
        <w:rPr>
          <w:ins w:id="333" w:author="Morris Baradza" w:date="2018-05-23T12:31:00Z"/>
        </w:rPr>
        <w:pPrChange w:id="334" w:author="Morris Baradza" w:date="2018-05-23T12:31:00Z">
          <w:pPr>
            <w:pStyle w:val="Heading3"/>
            <w:spacing w:line="360" w:lineRule="auto"/>
            <w:jc w:val="both"/>
          </w:pPr>
        </w:pPrChange>
      </w:pPr>
      <w:ins w:id="335" w:author="Morris Baradza" w:date="2018-05-23T12:36:00Z">
        <w:r w:rsidRPr="009F34B9">
          <w:rPr>
            <w:noProof/>
            <w:lang w:val="en-ZA" w:eastAsia="en-ZA"/>
          </w:rPr>
          <w:drawing>
            <wp:inline distT="0" distB="0" distL="0" distR="0" wp14:anchorId="526E334B" wp14:editId="7C68DF98">
              <wp:extent cx="6096000" cy="2943225"/>
              <wp:effectExtent l="0" t="0" r="0" b="9525"/>
              <wp:docPr id="44" name="Picture 44" descr="C:\Users\morris\Desktop\allocationtoo\AddDemandLo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rris\Desktop\allocationtoo\AddDemandLocation.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7494" cy="2943946"/>
                      </a:xfrm>
                      <a:prstGeom prst="rect">
                        <a:avLst/>
                      </a:prstGeom>
                      <a:noFill/>
                      <a:ln>
                        <a:noFill/>
                      </a:ln>
                    </pic:spPr>
                  </pic:pic>
                </a:graphicData>
              </a:graphic>
            </wp:inline>
          </w:drawing>
        </w:r>
      </w:ins>
      <w:ins w:id="336" w:author="Morris Baradza" w:date="2018-05-23T12:34:00Z">
        <w:r>
          <w:t xml:space="preserve"> </w:t>
        </w:r>
      </w:ins>
    </w:p>
    <w:p w14:paraId="2BF84D92" w14:textId="0D930386" w:rsidR="00CD3711" w:rsidRDefault="00CD3711">
      <w:pPr>
        <w:pStyle w:val="Heading3"/>
        <w:spacing w:line="360" w:lineRule="auto"/>
        <w:jc w:val="both"/>
        <w:rPr>
          <w:ins w:id="337" w:author="Morris Baradza" w:date="2018-05-23T12:24:00Z"/>
        </w:rPr>
      </w:pPr>
    </w:p>
    <w:p w14:paraId="1E6CF4DE" w14:textId="211E8C47" w:rsidR="00C114A4" w:rsidRDefault="00E8769D">
      <w:pPr>
        <w:pStyle w:val="Heading3"/>
        <w:spacing w:line="360" w:lineRule="auto"/>
        <w:jc w:val="both"/>
      </w:pPr>
      <w:r>
        <w:t>Study Location</w:t>
      </w:r>
      <w:bookmarkEnd w:id="306"/>
    </w:p>
    <w:p w14:paraId="54FAB380" w14:textId="77777777" w:rsidR="00C114A4" w:rsidRDefault="00E8769D">
      <w:pPr>
        <w:spacing w:line="360" w:lineRule="auto"/>
        <w:jc w:val="both"/>
        <w:rPr>
          <w:sz w:val="26"/>
          <w:szCs w:val="26"/>
        </w:rPr>
      </w:pPr>
      <w:r>
        <w:rPr>
          <w:sz w:val="26"/>
          <w:szCs w:val="26"/>
        </w:rPr>
        <w:t>Study locations are the training institutions that grant credentials to medical graduates. These locations are listed on the study locations page and these can be viewed and/or deleted. A study location may also be a demand location.</w:t>
      </w:r>
    </w:p>
    <w:p w14:paraId="30C520F3" w14:textId="5DBFAD9A" w:rsidR="00C114A4" w:rsidRDefault="00091746">
      <w:pPr>
        <w:spacing w:line="360" w:lineRule="auto"/>
        <w:jc w:val="both"/>
        <w:rPr>
          <w:sz w:val="26"/>
          <w:szCs w:val="26"/>
        </w:rPr>
      </w:pPr>
      <w:commentRangeStart w:id="338"/>
      <w:commentRangeStart w:id="339"/>
      <w:ins w:id="340" w:author="Morris Baradza" w:date="2018-05-23T13:01:00Z">
        <w:r w:rsidRPr="00091746">
          <w:rPr>
            <w:noProof/>
            <w:sz w:val="26"/>
            <w:szCs w:val="26"/>
            <w:lang w:val="en-ZA" w:eastAsia="en-ZA"/>
          </w:rPr>
          <w:drawing>
            <wp:inline distT="0" distB="0" distL="0" distR="0" wp14:anchorId="10E2A467" wp14:editId="539C7D88">
              <wp:extent cx="5828200" cy="3114675"/>
              <wp:effectExtent l="0" t="0" r="1270" b="0"/>
              <wp:docPr id="49" name="Picture 49" descr="C:\Users\morris\Desktop\allocationtoo\Study Loc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orris\Desktop\allocationtoo\Study Locations.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53279" cy="3128077"/>
                      </a:xfrm>
                      <a:prstGeom prst="rect">
                        <a:avLst/>
                      </a:prstGeom>
                      <a:noFill/>
                      <a:ln>
                        <a:noFill/>
                      </a:ln>
                    </pic:spPr>
                  </pic:pic>
                </a:graphicData>
              </a:graphic>
            </wp:inline>
          </w:drawing>
        </w:r>
      </w:ins>
      <w:del w:id="341" w:author="Morris Baradza" w:date="2018-05-23T13:01:00Z">
        <w:r w:rsidR="00E8769D" w:rsidDel="00091746">
          <w:rPr>
            <w:noProof/>
            <w:sz w:val="26"/>
            <w:szCs w:val="26"/>
            <w:lang w:val="en-ZA" w:eastAsia="en-ZA"/>
          </w:rPr>
          <w:drawing>
            <wp:inline distT="0" distB="0" distL="114300" distR="114300" wp14:anchorId="177DE0DB" wp14:editId="62ED59BB">
              <wp:extent cx="6373495" cy="3562350"/>
              <wp:effectExtent l="0" t="0" r="0" b="0"/>
              <wp:docPr id="2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1"/>
                      <a:srcRect/>
                      <a:stretch>
                        <a:fillRect/>
                      </a:stretch>
                    </pic:blipFill>
                    <pic:spPr>
                      <a:xfrm>
                        <a:off x="0" y="0"/>
                        <a:ext cx="6373495" cy="3562350"/>
                      </a:xfrm>
                      <a:prstGeom prst="rect">
                        <a:avLst/>
                      </a:prstGeom>
                      <a:ln/>
                    </pic:spPr>
                  </pic:pic>
                </a:graphicData>
              </a:graphic>
            </wp:inline>
          </w:drawing>
        </w:r>
      </w:del>
      <w:commentRangeEnd w:id="338"/>
      <w:r w:rsidR="00D82D38">
        <w:rPr>
          <w:rStyle w:val="CommentReference"/>
        </w:rPr>
        <w:commentReference w:id="338"/>
      </w:r>
      <w:commentRangeEnd w:id="339"/>
      <w:r>
        <w:rPr>
          <w:rStyle w:val="CommentReference"/>
        </w:rPr>
        <w:commentReference w:id="339"/>
      </w:r>
    </w:p>
    <w:p w14:paraId="158DCFE3" w14:textId="77777777" w:rsidR="00C114A4" w:rsidRDefault="00E8769D">
      <w:pPr>
        <w:pStyle w:val="Heading3"/>
        <w:spacing w:line="360" w:lineRule="auto"/>
        <w:jc w:val="both"/>
      </w:pPr>
      <w:bookmarkStart w:id="342" w:name="_Toc514839495"/>
      <w:r>
        <w:t>Add Study location</w:t>
      </w:r>
      <w:bookmarkEnd w:id="342"/>
    </w:p>
    <w:p w14:paraId="7C6D077C" w14:textId="77777777" w:rsidR="00C114A4" w:rsidRDefault="00E8769D">
      <w:pPr>
        <w:spacing w:line="360" w:lineRule="auto"/>
        <w:jc w:val="both"/>
        <w:rPr>
          <w:sz w:val="26"/>
          <w:szCs w:val="26"/>
        </w:rPr>
      </w:pPr>
      <w:r>
        <w:rPr>
          <w:sz w:val="26"/>
          <w:szCs w:val="26"/>
        </w:rPr>
        <w:t>Enter the details required below to successfully add a new study location, click save and return to the study location page.</w:t>
      </w:r>
    </w:p>
    <w:p w14:paraId="7DC51FF2" w14:textId="77777777" w:rsidR="00C114A4" w:rsidRDefault="00E8769D">
      <w:pPr>
        <w:spacing w:line="360" w:lineRule="auto"/>
        <w:jc w:val="both"/>
        <w:rPr>
          <w:sz w:val="26"/>
          <w:szCs w:val="26"/>
        </w:rPr>
      </w:pPr>
      <w:r>
        <w:rPr>
          <w:noProof/>
          <w:sz w:val="26"/>
          <w:szCs w:val="26"/>
          <w:lang w:val="en-ZA" w:eastAsia="en-ZA"/>
        </w:rPr>
        <w:lastRenderedPageBreak/>
        <w:drawing>
          <wp:inline distT="0" distB="0" distL="114300" distR="114300" wp14:anchorId="40ADB004" wp14:editId="62466D2E">
            <wp:extent cx="6110605" cy="3514090"/>
            <wp:effectExtent l="0" t="0" r="0" b="0"/>
            <wp:docPr id="3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2"/>
                    <a:srcRect/>
                    <a:stretch>
                      <a:fillRect/>
                    </a:stretch>
                  </pic:blipFill>
                  <pic:spPr>
                    <a:xfrm>
                      <a:off x="0" y="0"/>
                      <a:ext cx="6110605" cy="3514090"/>
                    </a:xfrm>
                    <a:prstGeom prst="rect">
                      <a:avLst/>
                    </a:prstGeom>
                    <a:ln/>
                  </pic:spPr>
                </pic:pic>
              </a:graphicData>
            </a:graphic>
          </wp:inline>
        </w:drawing>
      </w:r>
    </w:p>
    <w:p w14:paraId="0E678984" w14:textId="77777777" w:rsidR="00C114A4" w:rsidRDefault="00E8769D">
      <w:pPr>
        <w:pStyle w:val="Heading3"/>
        <w:spacing w:line="360" w:lineRule="auto"/>
        <w:jc w:val="both"/>
      </w:pPr>
      <w:bookmarkStart w:id="343" w:name="_Toc514839496"/>
      <w:r>
        <w:t>Distance Look up table</w:t>
      </w:r>
      <w:bookmarkEnd w:id="343"/>
    </w:p>
    <w:p w14:paraId="35135782" w14:textId="77777777" w:rsidR="00C114A4" w:rsidRDefault="00E8769D">
      <w:pPr>
        <w:spacing w:line="360" w:lineRule="auto"/>
        <w:jc w:val="both"/>
        <w:rPr>
          <w:sz w:val="26"/>
          <w:szCs w:val="26"/>
        </w:rPr>
      </w:pPr>
      <w:r>
        <w:rPr>
          <w:sz w:val="26"/>
          <w:szCs w:val="26"/>
        </w:rPr>
        <w:t>This page displays the distance in km between a study location and a demand location. The tool will map all possible study locations and demand locations, calculating the distance between them.</w:t>
      </w:r>
    </w:p>
    <w:p w14:paraId="4210E5CD" w14:textId="0134AF02" w:rsidR="00C114A4" w:rsidRDefault="00F10666">
      <w:pPr>
        <w:spacing w:line="360" w:lineRule="auto"/>
        <w:jc w:val="both"/>
        <w:rPr>
          <w:sz w:val="26"/>
          <w:szCs w:val="26"/>
        </w:rPr>
      </w:pPr>
      <w:commentRangeStart w:id="344"/>
      <w:commentRangeStart w:id="345"/>
      <w:ins w:id="346" w:author="Morris Baradza" w:date="2018-05-23T13:07:00Z">
        <w:r w:rsidRPr="00F10666">
          <w:rPr>
            <w:noProof/>
            <w:sz w:val="26"/>
            <w:szCs w:val="26"/>
            <w:lang w:val="en-ZA" w:eastAsia="en-ZA"/>
          </w:rPr>
          <w:drawing>
            <wp:inline distT="0" distB="0" distL="0" distR="0" wp14:anchorId="7D2683F9" wp14:editId="35E022A0">
              <wp:extent cx="5731023" cy="2286000"/>
              <wp:effectExtent l="0" t="0" r="3175" b="0"/>
              <wp:docPr id="50" name="Picture 50" descr="C:\Users\morris\Desktop\allocationtoo\Distance Look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rris\Desktop\allocationtoo\Distance Lookup.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8466" cy="2288969"/>
                      </a:xfrm>
                      <a:prstGeom prst="rect">
                        <a:avLst/>
                      </a:prstGeom>
                      <a:noFill/>
                      <a:ln>
                        <a:noFill/>
                      </a:ln>
                    </pic:spPr>
                  </pic:pic>
                </a:graphicData>
              </a:graphic>
            </wp:inline>
          </w:drawing>
        </w:r>
      </w:ins>
      <w:del w:id="347" w:author="Morris Baradza" w:date="2018-05-23T13:06:00Z">
        <w:r w:rsidR="00E8769D" w:rsidDel="00F10666">
          <w:rPr>
            <w:noProof/>
            <w:sz w:val="26"/>
            <w:szCs w:val="26"/>
            <w:lang w:val="en-ZA" w:eastAsia="en-ZA"/>
          </w:rPr>
          <w:drawing>
            <wp:inline distT="0" distB="0" distL="114300" distR="114300" wp14:anchorId="40672F74" wp14:editId="14AF8108">
              <wp:extent cx="6350000" cy="3599180"/>
              <wp:effectExtent l="0" t="0" r="0" b="0"/>
              <wp:docPr id="3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4"/>
                      <a:srcRect/>
                      <a:stretch>
                        <a:fillRect/>
                      </a:stretch>
                    </pic:blipFill>
                    <pic:spPr>
                      <a:xfrm>
                        <a:off x="0" y="0"/>
                        <a:ext cx="6350000" cy="3599180"/>
                      </a:xfrm>
                      <a:prstGeom prst="rect">
                        <a:avLst/>
                      </a:prstGeom>
                      <a:ln/>
                    </pic:spPr>
                  </pic:pic>
                </a:graphicData>
              </a:graphic>
            </wp:inline>
          </w:drawing>
        </w:r>
      </w:del>
      <w:commentRangeEnd w:id="344"/>
      <w:r w:rsidR="00D82D38">
        <w:rPr>
          <w:rStyle w:val="CommentReference"/>
        </w:rPr>
        <w:commentReference w:id="344"/>
      </w:r>
      <w:commentRangeEnd w:id="345"/>
      <w:r w:rsidR="00587A87">
        <w:rPr>
          <w:rStyle w:val="CommentReference"/>
        </w:rPr>
        <w:commentReference w:id="345"/>
      </w:r>
    </w:p>
    <w:p w14:paraId="1D4CBF91" w14:textId="77777777" w:rsidR="00C114A4" w:rsidRDefault="00E8769D">
      <w:pPr>
        <w:pStyle w:val="Heading3"/>
        <w:spacing w:line="360" w:lineRule="auto"/>
        <w:jc w:val="both"/>
      </w:pPr>
      <w:bookmarkStart w:id="348" w:name="_Toc514839497"/>
      <w:r>
        <w:t>Add distance look up table</w:t>
      </w:r>
      <w:bookmarkEnd w:id="348"/>
    </w:p>
    <w:p w14:paraId="245DEC34" w14:textId="77777777" w:rsidR="00C114A4" w:rsidRDefault="00E8769D">
      <w:pPr>
        <w:spacing w:line="360" w:lineRule="auto"/>
        <w:jc w:val="both"/>
        <w:rPr>
          <w:sz w:val="26"/>
          <w:szCs w:val="26"/>
        </w:rPr>
      </w:pPr>
      <w:r>
        <w:rPr>
          <w:sz w:val="26"/>
          <w:szCs w:val="26"/>
        </w:rPr>
        <w:t>Enter the details required below to successfully add a new distance lookup record. Click save and return to the Distance lookup table page</w:t>
      </w:r>
    </w:p>
    <w:p w14:paraId="423B4827" w14:textId="77777777" w:rsidR="00C114A4" w:rsidRDefault="00C114A4">
      <w:pPr>
        <w:spacing w:line="360" w:lineRule="auto"/>
        <w:jc w:val="both"/>
        <w:rPr>
          <w:sz w:val="26"/>
          <w:szCs w:val="26"/>
        </w:rPr>
      </w:pPr>
    </w:p>
    <w:p w14:paraId="774BE205"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4D4A1ED4" wp14:editId="2F8D98A3">
            <wp:extent cx="6245860" cy="3540760"/>
            <wp:effectExtent l="0" t="0" r="0" b="0"/>
            <wp:docPr id="3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5"/>
                    <a:srcRect/>
                    <a:stretch>
                      <a:fillRect/>
                    </a:stretch>
                  </pic:blipFill>
                  <pic:spPr>
                    <a:xfrm>
                      <a:off x="0" y="0"/>
                      <a:ext cx="6245860" cy="3540760"/>
                    </a:xfrm>
                    <a:prstGeom prst="rect">
                      <a:avLst/>
                    </a:prstGeom>
                    <a:ln/>
                  </pic:spPr>
                </pic:pic>
              </a:graphicData>
            </a:graphic>
          </wp:inline>
        </w:drawing>
      </w:r>
    </w:p>
    <w:p w14:paraId="352AE290" w14:textId="77777777" w:rsidR="00C114A4" w:rsidRDefault="00E8769D">
      <w:pPr>
        <w:pStyle w:val="Heading3"/>
        <w:spacing w:line="360" w:lineRule="auto"/>
        <w:jc w:val="both"/>
      </w:pPr>
      <w:bookmarkStart w:id="349" w:name="_Toc514839498"/>
      <w:r>
        <w:t>General Settings</w:t>
      </w:r>
      <w:bookmarkEnd w:id="349"/>
    </w:p>
    <w:p w14:paraId="494274D2" w14:textId="77777777" w:rsidR="00C114A4" w:rsidRDefault="00E8769D">
      <w:pPr>
        <w:jc w:val="both"/>
        <w:rPr>
          <w:sz w:val="26"/>
          <w:szCs w:val="26"/>
        </w:rPr>
      </w:pPr>
      <w:r>
        <w:rPr>
          <w:sz w:val="26"/>
          <w:szCs w:val="26"/>
        </w:rPr>
        <w:t>There are some settings on the system constraints that require pre-setting before running the allocation tool and these include the maximum run time, number of preferences allowable, total budget and the currency in context.</w:t>
      </w:r>
    </w:p>
    <w:p w14:paraId="15887335" w14:textId="0F4DBE41" w:rsidR="00C114A4" w:rsidRDefault="00AD79CC">
      <w:pPr>
        <w:spacing w:line="360" w:lineRule="auto"/>
        <w:jc w:val="both"/>
        <w:rPr>
          <w:sz w:val="26"/>
          <w:szCs w:val="26"/>
        </w:rPr>
      </w:pPr>
      <w:commentRangeStart w:id="350"/>
      <w:commentRangeStart w:id="351"/>
      <w:ins w:id="352" w:author="Morris Baradza" w:date="2018-05-23T13:08:00Z">
        <w:r w:rsidRPr="00AD79CC">
          <w:rPr>
            <w:noProof/>
            <w:sz w:val="26"/>
            <w:szCs w:val="26"/>
            <w:lang w:val="en-ZA" w:eastAsia="en-ZA"/>
          </w:rPr>
          <w:drawing>
            <wp:inline distT="0" distB="0" distL="0" distR="0" wp14:anchorId="0F6FA0FA" wp14:editId="650D2B3B">
              <wp:extent cx="5943600" cy="2790825"/>
              <wp:effectExtent l="0" t="0" r="0" b="9525"/>
              <wp:docPr id="51" name="Picture 51" descr="C:\Users\morris\Desktop\allocationtoo\GeneralSet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rris\Desktop\allocationtoo\GeneralSettings.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5056" cy="2796204"/>
                      </a:xfrm>
                      <a:prstGeom prst="rect">
                        <a:avLst/>
                      </a:prstGeom>
                      <a:noFill/>
                      <a:ln>
                        <a:noFill/>
                      </a:ln>
                    </pic:spPr>
                  </pic:pic>
                </a:graphicData>
              </a:graphic>
            </wp:inline>
          </w:drawing>
        </w:r>
      </w:ins>
      <w:del w:id="353" w:author="Morris Baradza" w:date="2018-05-23T13:08:00Z">
        <w:r w:rsidR="00E8769D" w:rsidDel="00AD79CC">
          <w:rPr>
            <w:noProof/>
            <w:sz w:val="26"/>
            <w:szCs w:val="26"/>
            <w:lang w:val="en-ZA" w:eastAsia="en-ZA"/>
          </w:rPr>
          <w:drawing>
            <wp:inline distT="0" distB="0" distL="114300" distR="114300" wp14:anchorId="41DA8287" wp14:editId="604C2DB0">
              <wp:extent cx="6330950" cy="3342005"/>
              <wp:effectExtent l="0" t="0" r="0" b="0"/>
              <wp:docPr id="3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7"/>
                      <a:srcRect/>
                      <a:stretch>
                        <a:fillRect/>
                      </a:stretch>
                    </pic:blipFill>
                    <pic:spPr>
                      <a:xfrm>
                        <a:off x="0" y="0"/>
                        <a:ext cx="6330950" cy="3342005"/>
                      </a:xfrm>
                      <a:prstGeom prst="rect">
                        <a:avLst/>
                      </a:prstGeom>
                      <a:ln/>
                    </pic:spPr>
                  </pic:pic>
                </a:graphicData>
              </a:graphic>
            </wp:inline>
          </w:drawing>
        </w:r>
      </w:del>
      <w:commentRangeEnd w:id="350"/>
      <w:r w:rsidR="00602ED6">
        <w:rPr>
          <w:rStyle w:val="CommentReference"/>
        </w:rPr>
        <w:commentReference w:id="350"/>
      </w:r>
      <w:commentRangeEnd w:id="351"/>
      <w:r>
        <w:rPr>
          <w:rStyle w:val="CommentReference"/>
        </w:rPr>
        <w:commentReference w:id="351"/>
      </w:r>
    </w:p>
    <w:p w14:paraId="2EB886B5" w14:textId="77777777" w:rsidR="00C114A4" w:rsidRDefault="00E8769D">
      <w:pPr>
        <w:pStyle w:val="Heading3"/>
        <w:spacing w:line="360" w:lineRule="auto"/>
        <w:jc w:val="both"/>
      </w:pPr>
      <w:bookmarkStart w:id="354" w:name="_Toc514839499"/>
      <w:r>
        <w:lastRenderedPageBreak/>
        <w:t>System Users</w:t>
      </w:r>
      <w:bookmarkEnd w:id="354"/>
    </w:p>
    <w:p w14:paraId="7814880C" w14:textId="6D254009" w:rsidR="00C114A4" w:rsidRDefault="00E8769D">
      <w:pPr>
        <w:spacing w:line="360" w:lineRule="auto"/>
        <w:jc w:val="both"/>
        <w:rPr>
          <w:sz w:val="26"/>
          <w:szCs w:val="26"/>
        </w:rPr>
      </w:pPr>
      <w:r>
        <w:rPr>
          <w:sz w:val="26"/>
          <w:szCs w:val="26"/>
        </w:rPr>
        <w:t>This page shows all the system users. These can be deleted or edited. New users and user groups can be created.</w:t>
      </w:r>
      <w:ins w:id="355" w:author="Morris Baradza" w:date="2018-05-23T15:46:00Z">
        <w:r w:rsidR="00E35C38">
          <w:rPr>
            <w:sz w:val="26"/>
            <w:szCs w:val="26"/>
          </w:rPr>
          <w:t xml:space="preserve"> </w:t>
        </w:r>
        <w:r w:rsidR="00E35C38" w:rsidRPr="00E35C38">
          <w:rPr>
            <w:sz w:val="26"/>
            <w:szCs w:val="26"/>
            <w:highlight w:val="yellow"/>
            <w:rPrChange w:id="356" w:author="Morris Baradza" w:date="2018-05-23T15:47:00Z">
              <w:rPr>
                <w:sz w:val="26"/>
                <w:szCs w:val="26"/>
              </w:rPr>
            </w:rPrChange>
          </w:rPr>
          <w:t>User groups are roles on the system which determines the functionalities that a specific user can do within the system.</w:t>
        </w:r>
      </w:ins>
      <w:bookmarkStart w:id="357" w:name="_GoBack"/>
      <w:bookmarkEnd w:id="357"/>
    </w:p>
    <w:p w14:paraId="46B41A56"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7EEFA168" wp14:editId="4A0FFBE8">
            <wp:extent cx="6258560" cy="3616960"/>
            <wp:effectExtent l="0" t="0" r="0" b="0"/>
            <wp:docPr id="3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8"/>
                    <a:srcRect/>
                    <a:stretch>
                      <a:fillRect/>
                    </a:stretch>
                  </pic:blipFill>
                  <pic:spPr>
                    <a:xfrm>
                      <a:off x="0" y="0"/>
                      <a:ext cx="6258560" cy="3616960"/>
                    </a:xfrm>
                    <a:prstGeom prst="rect">
                      <a:avLst/>
                    </a:prstGeom>
                    <a:ln/>
                  </pic:spPr>
                </pic:pic>
              </a:graphicData>
            </a:graphic>
          </wp:inline>
        </w:drawing>
      </w:r>
    </w:p>
    <w:p w14:paraId="06633754" w14:textId="77777777" w:rsidR="00C114A4" w:rsidRDefault="00E8769D">
      <w:pPr>
        <w:pStyle w:val="Heading3"/>
        <w:spacing w:line="360" w:lineRule="auto"/>
        <w:jc w:val="both"/>
      </w:pPr>
      <w:bookmarkStart w:id="358" w:name="_Toc514839500"/>
      <w:r>
        <w:lastRenderedPageBreak/>
        <w:t xml:space="preserve">Create </w:t>
      </w:r>
      <w:commentRangeStart w:id="359"/>
      <w:r>
        <w:t>system user</w:t>
      </w:r>
      <w:commentRangeEnd w:id="359"/>
      <w:r w:rsidR="00602ED6">
        <w:rPr>
          <w:rStyle w:val="CommentReference"/>
          <w:b w:val="0"/>
        </w:rPr>
        <w:commentReference w:id="359"/>
      </w:r>
      <w:bookmarkEnd w:id="358"/>
    </w:p>
    <w:p w14:paraId="274E3C14"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623FC720" wp14:editId="43C6FA48">
            <wp:extent cx="6362065" cy="3666490"/>
            <wp:effectExtent l="0" t="0" r="0" b="0"/>
            <wp:docPr id="3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9"/>
                    <a:srcRect/>
                    <a:stretch>
                      <a:fillRect/>
                    </a:stretch>
                  </pic:blipFill>
                  <pic:spPr>
                    <a:xfrm>
                      <a:off x="0" y="0"/>
                      <a:ext cx="6362065" cy="3666490"/>
                    </a:xfrm>
                    <a:prstGeom prst="rect">
                      <a:avLst/>
                    </a:prstGeom>
                    <a:ln/>
                  </pic:spPr>
                </pic:pic>
              </a:graphicData>
            </a:graphic>
          </wp:inline>
        </w:drawing>
      </w:r>
    </w:p>
    <w:p w14:paraId="416D6E13" w14:textId="77777777" w:rsidR="00815534" w:rsidRDefault="00815534">
      <w:pPr>
        <w:pStyle w:val="Heading3"/>
        <w:spacing w:line="360" w:lineRule="auto"/>
        <w:jc w:val="both"/>
        <w:rPr>
          <w:ins w:id="360" w:author="Morris Baradza" w:date="2018-05-23T15:20:00Z"/>
        </w:rPr>
      </w:pPr>
      <w:bookmarkStart w:id="361" w:name="_Toc514839501"/>
    </w:p>
    <w:p w14:paraId="7F638555" w14:textId="2E45A8E7" w:rsidR="00C114A4" w:rsidRDefault="00E8769D">
      <w:pPr>
        <w:pStyle w:val="Heading3"/>
        <w:spacing w:line="360" w:lineRule="auto"/>
        <w:jc w:val="both"/>
      </w:pPr>
      <w:r>
        <w:t>Allocation Export</w:t>
      </w:r>
      <w:bookmarkEnd w:id="361"/>
    </w:p>
    <w:p w14:paraId="27FF0551" w14:textId="77777777" w:rsidR="00C114A4" w:rsidRDefault="00E8769D">
      <w:pPr>
        <w:spacing w:line="360" w:lineRule="auto"/>
        <w:jc w:val="both"/>
        <w:rPr>
          <w:sz w:val="26"/>
          <w:szCs w:val="26"/>
        </w:rPr>
      </w:pPr>
      <w:r>
        <w:rPr>
          <w:sz w:val="26"/>
          <w:szCs w:val="26"/>
        </w:rPr>
        <w:t xml:space="preserve">This allows the download of data files in CSV format. “Generate Data Files” allows a download of a zip folder with all data files. Other links allow the download of specific data files. </w:t>
      </w:r>
    </w:p>
    <w:p w14:paraId="7D7BBC94" w14:textId="77777777" w:rsidR="00C114A4" w:rsidRDefault="00E8769D">
      <w:pPr>
        <w:spacing w:line="360" w:lineRule="auto"/>
        <w:jc w:val="both"/>
        <w:rPr>
          <w:sz w:val="26"/>
          <w:szCs w:val="26"/>
        </w:rPr>
      </w:pPr>
      <w:r>
        <w:rPr>
          <w:noProof/>
          <w:sz w:val="26"/>
          <w:szCs w:val="26"/>
          <w:lang w:val="en-ZA" w:eastAsia="en-ZA"/>
        </w:rPr>
        <w:lastRenderedPageBreak/>
        <w:drawing>
          <wp:inline distT="0" distB="0" distL="114300" distR="114300" wp14:anchorId="437C65F6" wp14:editId="166064FD">
            <wp:extent cx="6158865" cy="3561715"/>
            <wp:effectExtent l="0" t="0" r="0" b="0"/>
            <wp:docPr id="3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0"/>
                    <a:srcRect/>
                    <a:stretch>
                      <a:fillRect/>
                    </a:stretch>
                  </pic:blipFill>
                  <pic:spPr>
                    <a:xfrm>
                      <a:off x="0" y="0"/>
                      <a:ext cx="6158865" cy="3561715"/>
                    </a:xfrm>
                    <a:prstGeom prst="rect">
                      <a:avLst/>
                    </a:prstGeom>
                    <a:ln/>
                  </pic:spPr>
                </pic:pic>
              </a:graphicData>
            </a:graphic>
          </wp:inline>
        </w:drawing>
      </w:r>
    </w:p>
    <w:p w14:paraId="0EFE76E6" w14:textId="77777777" w:rsidR="00C114A4" w:rsidRDefault="00C114A4">
      <w:pPr>
        <w:spacing w:line="360" w:lineRule="auto"/>
        <w:ind w:left="360"/>
        <w:jc w:val="both"/>
        <w:rPr>
          <w:sz w:val="26"/>
          <w:szCs w:val="26"/>
        </w:rPr>
      </w:pPr>
    </w:p>
    <w:p w14:paraId="53241638" w14:textId="77777777" w:rsidR="00C114A4" w:rsidRDefault="00E8769D">
      <w:pPr>
        <w:pStyle w:val="Heading3"/>
        <w:spacing w:line="360" w:lineRule="auto"/>
        <w:jc w:val="both"/>
      </w:pPr>
      <w:bookmarkStart w:id="362" w:name="_Toc514839502"/>
      <w:r>
        <w:t>Upload file</w:t>
      </w:r>
      <w:bookmarkEnd w:id="362"/>
    </w:p>
    <w:p w14:paraId="2A7532D2" w14:textId="77777777" w:rsidR="00C114A4" w:rsidRDefault="00E8769D">
      <w:pPr>
        <w:spacing w:line="360" w:lineRule="auto"/>
        <w:jc w:val="both"/>
        <w:rPr>
          <w:sz w:val="26"/>
          <w:szCs w:val="26"/>
        </w:rPr>
      </w:pPr>
      <w:r>
        <w:rPr>
          <w:sz w:val="26"/>
          <w:szCs w:val="26"/>
        </w:rPr>
        <w:t>Sometimes graduate data may be uploaded in batches—e.g., a list is presented on an Excel file, and the Excel sheet is uploaded into the tool. One has to download the Excel template first from the page below and populate it with the desired data, and then upload the file again.</w:t>
      </w:r>
    </w:p>
    <w:p w14:paraId="6D2B58E9" w14:textId="7646AB51" w:rsidR="00C114A4" w:rsidRDefault="00DB39E2">
      <w:pPr>
        <w:spacing w:line="360" w:lineRule="auto"/>
        <w:jc w:val="both"/>
        <w:rPr>
          <w:sz w:val="26"/>
          <w:szCs w:val="26"/>
        </w:rPr>
      </w:pPr>
      <w:commentRangeStart w:id="363"/>
      <w:commentRangeStart w:id="364"/>
      <w:ins w:id="365" w:author="Morris Baradza" w:date="2018-05-23T15:15:00Z">
        <w:r w:rsidRPr="00DB39E2">
          <w:rPr>
            <w:noProof/>
            <w:sz w:val="26"/>
            <w:szCs w:val="26"/>
            <w:lang w:val="en-ZA" w:eastAsia="en-ZA"/>
          </w:rPr>
          <w:lastRenderedPageBreak/>
          <w:drawing>
            <wp:inline distT="0" distB="0" distL="0" distR="0" wp14:anchorId="5CA293F0" wp14:editId="69EEC5F5">
              <wp:extent cx="6143625" cy="2933700"/>
              <wp:effectExtent l="0" t="0" r="9525" b="0"/>
              <wp:docPr id="59" name="Picture 59" descr="C:\Users\morris\Desktop\allocationtoo\up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orris\Desktop\allocationtoo\upload.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47324" cy="2935466"/>
                      </a:xfrm>
                      <a:prstGeom prst="rect">
                        <a:avLst/>
                      </a:prstGeom>
                      <a:noFill/>
                      <a:ln>
                        <a:noFill/>
                      </a:ln>
                    </pic:spPr>
                  </pic:pic>
                </a:graphicData>
              </a:graphic>
            </wp:inline>
          </w:drawing>
        </w:r>
      </w:ins>
      <w:del w:id="366" w:author="Morris Baradza" w:date="2018-05-23T15:15:00Z">
        <w:r w:rsidR="00E8769D" w:rsidDel="00DB39E2">
          <w:rPr>
            <w:noProof/>
            <w:sz w:val="26"/>
            <w:szCs w:val="26"/>
            <w:lang w:val="en-ZA" w:eastAsia="en-ZA"/>
          </w:rPr>
          <w:drawing>
            <wp:inline distT="0" distB="0" distL="114300" distR="114300" wp14:anchorId="64058227" wp14:editId="09F426DF">
              <wp:extent cx="6206490" cy="3588385"/>
              <wp:effectExtent l="0" t="0" r="0" b="0"/>
              <wp:docPr id="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6206490" cy="3588385"/>
                      </a:xfrm>
                      <a:prstGeom prst="rect">
                        <a:avLst/>
                      </a:prstGeom>
                      <a:ln/>
                    </pic:spPr>
                  </pic:pic>
                </a:graphicData>
              </a:graphic>
            </wp:inline>
          </w:drawing>
        </w:r>
      </w:del>
      <w:commentRangeEnd w:id="363"/>
      <w:r w:rsidR="00E62160">
        <w:rPr>
          <w:rStyle w:val="CommentReference"/>
        </w:rPr>
        <w:commentReference w:id="363"/>
      </w:r>
      <w:commentRangeEnd w:id="364"/>
      <w:r>
        <w:rPr>
          <w:rStyle w:val="CommentReference"/>
        </w:rPr>
        <w:commentReference w:id="364"/>
      </w:r>
    </w:p>
    <w:p w14:paraId="32FECC72" w14:textId="77777777" w:rsidR="00C114A4" w:rsidRDefault="00E8769D">
      <w:pPr>
        <w:pStyle w:val="Heading3"/>
        <w:spacing w:line="360" w:lineRule="auto"/>
        <w:jc w:val="both"/>
      </w:pPr>
      <w:bookmarkStart w:id="367" w:name="_Toc514839503"/>
      <w:r>
        <w:t>Upload History</w:t>
      </w:r>
      <w:bookmarkEnd w:id="367"/>
    </w:p>
    <w:p w14:paraId="73F5F72B" w14:textId="77777777" w:rsidR="00C114A4" w:rsidRDefault="00E8769D">
      <w:pPr>
        <w:spacing w:line="360" w:lineRule="auto"/>
        <w:jc w:val="both"/>
        <w:rPr>
          <w:sz w:val="26"/>
          <w:szCs w:val="26"/>
        </w:rPr>
      </w:pPr>
      <w:r>
        <w:rPr>
          <w:sz w:val="26"/>
          <w:szCs w:val="26"/>
        </w:rPr>
        <w:t>This page shows a list of all the uploads that have been done on the tool. It gives details, such as the date and time, who uploaded, and the records uploaded and those not uploaded, specifying the upload failure reasons.</w:t>
      </w:r>
    </w:p>
    <w:p w14:paraId="3E1830F2"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695633EA" wp14:editId="2B12881A">
            <wp:extent cx="6119495" cy="3429000"/>
            <wp:effectExtent l="0" t="0" r="0" b="0"/>
            <wp:docPr id="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3"/>
                    <a:srcRect/>
                    <a:stretch>
                      <a:fillRect/>
                    </a:stretch>
                  </pic:blipFill>
                  <pic:spPr>
                    <a:xfrm>
                      <a:off x="0" y="0"/>
                      <a:ext cx="6119495" cy="3429000"/>
                    </a:xfrm>
                    <a:prstGeom prst="rect">
                      <a:avLst/>
                    </a:prstGeom>
                    <a:ln/>
                  </pic:spPr>
                </pic:pic>
              </a:graphicData>
            </a:graphic>
          </wp:inline>
        </w:drawing>
      </w:r>
    </w:p>
    <w:p w14:paraId="411A855D" w14:textId="77777777" w:rsidR="00C114A4" w:rsidRDefault="00E8769D">
      <w:pPr>
        <w:pStyle w:val="Heading2"/>
        <w:spacing w:line="360" w:lineRule="auto"/>
        <w:jc w:val="both"/>
        <w:rPr>
          <w:color w:val="000000"/>
        </w:rPr>
      </w:pPr>
      <w:bookmarkStart w:id="368" w:name="_Toc514839504"/>
      <w:r>
        <w:rPr>
          <w:b/>
          <w:color w:val="000000"/>
        </w:rPr>
        <w:lastRenderedPageBreak/>
        <w:t>Run GLPK</w:t>
      </w:r>
      <w:bookmarkEnd w:id="368"/>
    </w:p>
    <w:p w14:paraId="317B0545" w14:textId="77777777" w:rsidR="00C114A4" w:rsidRDefault="00E8769D">
      <w:pPr>
        <w:spacing w:line="360" w:lineRule="auto"/>
        <w:jc w:val="both"/>
        <w:rPr>
          <w:sz w:val="26"/>
          <w:szCs w:val="26"/>
        </w:rPr>
      </w:pPr>
      <w:r>
        <w:rPr>
          <w:sz w:val="26"/>
          <w:szCs w:val="26"/>
        </w:rPr>
        <w:t>This is the processing of all the allocation input to produce results. On the allocation results page, click the tab that reads “Run GLPK,” and the tool will process the data in the background.</w:t>
      </w:r>
    </w:p>
    <w:p w14:paraId="578602A7" w14:textId="77777777" w:rsidR="00C114A4" w:rsidRDefault="00E8769D">
      <w:pPr>
        <w:pStyle w:val="Heading2"/>
        <w:spacing w:line="360" w:lineRule="auto"/>
        <w:jc w:val="both"/>
        <w:rPr>
          <w:color w:val="000000"/>
        </w:rPr>
      </w:pPr>
      <w:bookmarkStart w:id="369" w:name="_Toc514839505"/>
      <w:r>
        <w:rPr>
          <w:b/>
          <w:color w:val="000000"/>
        </w:rPr>
        <w:t>Allocation Results</w:t>
      </w:r>
      <w:bookmarkEnd w:id="369"/>
    </w:p>
    <w:p w14:paraId="4B20B1A9" w14:textId="77777777" w:rsidR="00C114A4" w:rsidRDefault="00E8769D">
      <w:pPr>
        <w:spacing w:line="360" w:lineRule="auto"/>
        <w:jc w:val="both"/>
        <w:rPr>
          <w:sz w:val="26"/>
          <w:szCs w:val="26"/>
        </w:rPr>
      </w:pPr>
      <w:r>
        <w:rPr>
          <w:sz w:val="26"/>
          <w:szCs w:val="26"/>
        </w:rPr>
        <w:t>Clicking on “Allocation Results” will prompt the system to return the page in the figure below, which shows links to all the output files.</w:t>
      </w:r>
    </w:p>
    <w:p w14:paraId="404C76F0" w14:textId="38178B3D" w:rsidR="00C114A4" w:rsidRDefault="002A5260">
      <w:pPr>
        <w:spacing w:line="360" w:lineRule="auto"/>
        <w:jc w:val="both"/>
        <w:rPr>
          <w:sz w:val="26"/>
          <w:szCs w:val="26"/>
        </w:rPr>
      </w:pPr>
      <w:commentRangeStart w:id="370"/>
      <w:commentRangeStart w:id="371"/>
      <w:ins w:id="372" w:author="Morris Baradza" w:date="2018-05-23T15:13:00Z">
        <w:r w:rsidRPr="002A5260">
          <w:rPr>
            <w:noProof/>
            <w:sz w:val="26"/>
            <w:szCs w:val="26"/>
            <w:lang w:val="en-ZA" w:eastAsia="en-ZA"/>
          </w:rPr>
          <w:drawing>
            <wp:inline distT="0" distB="0" distL="0" distR="0" wp14:anchorId="26D4F397" wp14:editId="2668C36E">
              <wp:extent cx="5742623" cy="2800350"/>
              <wp:effectExtent l="0" t="0" r="0" b="0"/>
              <wp:docPr id="58" name="Picture 58" descr="C:\Users\morris\Desktop\allocationtoo\GLP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orris\Desktop\allocationtoo\GLPK.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6006" cy="2806876"/>
                      </a:xfrm>
                      <a:prstGeom prst="rect">
                        <a:avLst/>
                      </a:prstGeom>
                      <a:noFill/>
                      <a:ln>
                        <a:noFill/>
                      </a:ln>
                    </pic:spPr>
                  </pic:pic>
                </a:graphicData>
              </a:graphic>
            </wp:inline>
          </w:drawing>
        </w:r>
      </w:ins>
      <w:del w:id="373" w:author="Morris Baradza" w:date="2018-05-23T15:12:00Z">
        <w:r w:rsidR="00E8769D" w:rsidDel="002A5260">
          <w:rPr>
            <w:noProof/>
            <w:sz w:val="26"/>
            <w:szCs w:val="26"/>
            <w:lang w:val="en-ZA" w:eastAsia="en-ZA"/>
          </w:rPr>
          <w:drawing>
            <wp:inline distT="0" distB="0" distL="114300" distR="114300" wp14:anchorId="4E79DB6F" wp14:editId="7C363737">
              <wp:extent cx="5738495" cy="2679700"/>
              <wp:effectExtent l="0" t="0" r="0" b="0"/>
              <wp:docPr id="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5"/>
                      <a:srcRect/>
                      <a:stretch>
                        <a:fillRect/>
                      </a:stretch>
                    </pic:blipFill>
                    <pic:spPr>
                      <a:xfrm>
                        <a:off x="0" y="0"/>
                        <a:ext cx="5738495" cy="2679700"/>
                      </a:xfrm>
                      <a:prstGeom prst="rect">
                        <a:avLst/>
                      </a:prstGeom>
                      <a:ln/>
                    </pic:spPr>
                  </pic:pic>
                </a:graphicData>
              </a:graphic>
            </wp:inline>
          </w:drawing>
        </w:r>
      </w:del>
      <w:commentRangeEnd w:id="370"/>
      <w:r w:rsidR="00E62160">
        <w:rPr>
          <w:rStyle w:val="CommentReference"/>
        </w:rPr>
        <w:commentReference w:id="370"/>
      </w:r>
      <w:commentRangeEnd w:id="371"/>
      <w:r>
        <w:rPr>
          <w:rStyle w:val="CommentReference"/>
        </w:rPr>
        <w:commentReference w:id="371"/>
      </w:r>
    </w:p>
    <w:p w14:paraId="507BA729" w14:textId="77777777" w:rsidR="00C114A4" w:rsidRDefault="00E8769D">
      <w:pPr>
        <w:pStyle w:val="Heading3"/>
        <w:spacing w:line="360" w:lineRule="auto"/>
        <w:jc w:val="both"/>
      </w:pPr>
      <w:bookmarkStart w:id="374" w:name="_Toc514839506"/>
      <w:r>
        <w:t>Worker Assignments</w:t>
      </w:r>
      <w:bookmarkEnd w:id="374"/>
    </w:p>
    <w:p w14:paraId="32C89ECC" w14:textId="77777777" w:rsidR="00C114A4" w:rsidRDefault="00E8769D">
      <w:pPr>
        <w:spacing w:line="360" w:lineRule="auto"/>
        <w:jc w:val="both"/>
        <w:rPr>
          <w:sz w:val="26"/>
          <w:szCs w:val="26"/>
        </w:rPr>
      </w:pPr>
      <w:r>
        <w:rPr>
          <w:sz w:val="26"/>
          <w:szCs w:val="26"/>
        </w:rPr>
        <w:t>The page below shows the list of health care workers and where they have been assigned.</w:t>
      </w:r>
    </w:p>
    <w:p w14:paraId="5580B5D9" w14:textId="77777777" w:rsidR="00C114A4" w:rsidRDefault="00E8769D">
      <w:pPr>
        <w:spacing w:line="360" w:lineRule="auto"/>
        <w:jc w:val="both"/>
        <w:rPr>
          <w:sz w:val="26"/>
          <w:szCs w:val="26"/>
        </w:rPr>
      </w:pPr>
      <w:commentRangeStart w:id="375"/>
      <w:r>
        <w:rPr>
          <w:noProof/>
          <w:sz w:val="26"/>
          <w:szCs w:val="26"/>
          <w:lang w:val="en-ZA" w:eastAsia="en-ZA"/>
        </w:rPr>
        <w:lastRenderedPageBreak/>
        <w:drawing>
          <wp:inline distT="0" distB="0" distL="114300" distR="114300" wp14:anchorId="4DACE604" wp14:editId="7D010F60">
            <wp:extent cx="6193790" cy="3351530"/>
            <wp:effectExtent l="0" t="0" r="0" b="0"/>
            <wp:docPr id="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6"/>
                    <a:srcRect/>
                    <a:stretch>
                      <a:fillRect/>
                    </a:stretch>
                  </pic:blipFill>
                  <pic:spPr>
                    <a:xfrm>
                      <a:off x="0" y="0"/>
                      <a:ext cx="6193790" cy="3351530"/>
                    </a:xfrm>
                    <a:prstGeom prst="rect">
                      <a:avLst/>
                    </a:prstGeom>
                    <a:ln/>
                  </pic:spPr>
                </pic:pic>
              </a:graphicData>
            </a:graphic>
          </wp:inline>
        </w:drawing>
      </w:r>
      <w:commentRangeEnd w:id="375"/>
      <w:r w:rsidR="003F0A4C">
        <w:rPr>
          <w:rStyle w:val="CommentReference"/>
        </w:rPr>
        <w:commentReference w:id="375"/>
      </w:r>
    </w:p>
    <w:p w14:paraId="686556EA" w14:textId="77777777" w:rsidR="0078256A" w:rsidRDefault="0078256A">
      <w:pPr>
        <w:pStyle w:val="Heading3"/>
        <w:spacing w:line="360" w:lineRule="auto"/>
        <w:jc w:val="both"/>
        <w:rPr>
          <w:ins w:id="376" w:author="Morris Baradza" w:date="2018-05-21T16:05:00Z"/>
        </w:rPr>
      </w:pPr>
    </w:p>
    <w:p w14:paraId="45CD3972" w14:textId="40892536" w:rsidR="00C114A4" w:rsidRDefault="00E8769D">
      <w:pPr>
        <w:pStyle w:val="Heading3"/>
        <w:spacing w:line="360" w:lineRule="auto"/>
        <w:jc w:val="both"/>
      </w:pPr>
      <w:bookmarkStart w:id="377" w:name="_Toc514839507"/>
      <w:r>
        <w:t>Demand met by Location</w:t>
      </w:r>
      <w:bookmarkEnd w:id="377"/>
    </w:p>
    <w:p w14:paraId="6D21AEAA" w14:textId="77777777" w:rsidR="00C114A4" w:rsidRDefault="00E8769D">
      <w:pPr>
        <w:spacing w:line="360" w:lineRule="auto"/>
        <w:jc w:val="both"/>
        <w:rPr>
          <w:sz w:val="26"/>
          <w:szCs w:val="26"/>
        </w:rPr>
      </w:pPr>
      <w:r>
        <w:rPr>
          <w:sz w:val="26"/>
          <w:szCs w:val="26"/>
        </w:rPr>
        <w:t xml:space="preserve">Shows the percentage of demand met (by worker type) by location. The results are presented in a cross tabulation and various maps can be used to depict trends of the demand met. The following examples shows a heat map where a deeper red shows the worker type where the higher values of allocation were, and the lighter the red the less the values allocated to that worker type. </w:t>
      </w:r>
    </w:p>
    <w:p w14:paraId="4036B14F" w14:textId="613C673C" w:rsidR="00C114A4" w:rsidRDefault="00E8769D">
      <w:pPr>
        <w:spacing w:line="360" w:lineRule="auto"/>
        <w:jc w:val="both"/>
        <w:rPr>
          <w:sz w:val="26"/>
          <w:szCs w:val="26"/>
        </w:rPr>
      </w:pPr>
      <w:del w:id="378" w:author="Morris Baradza" w:date="2018-05-23T15:08:00Z">
        <w:r w:rsidDel="00293AFF">
          <w:rPr>
            <w:noProof/>
            <w:lang w:val="en-ZA" w:eastAsia="en-ZA"/>
          </w:rPr>
          <w:lastRenderedPageBreak/>
          <w:drawing>
            <wp:inline distT="0" distB="0" distL="114300" distR="114300" wp14:anchorId="43E42266" wp14:editId="69EAB3A9">
              <wp:extent cx="6101715" cy="3103245"/>
              <wp:effectExtent l="0" t="0" r="0" b="0"/>
              <wp:docPr id="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7"/>
                      <a:srcRect/>
                      <a:stretch>
                        <a:fillRect/>
                      </a:stretch>
                    </pic:blipFill>
                    <pic:spPr>
                      <a:xfrm>
                        <a:off x="0" y="0"/>
                        <a:ext cx="6101715" cy="3103245"/>
                      </a:xfrm>
                      <a:prstGeom prst="rect">
                        <a:avLst/>
                      </a:prstGeom>
                      <a:ln/>
                    </pic:spPr>
                  </pic:pic>
                </a:graphicData>
              </a:graphic>
            </wp:inline>
          </w:drawing>
        </w:r>
      </w:del>
      <w:ins w:id="379" w:author="Morris Baradza" w:date="2018-05-23T15:08:00Z">
        <w:r w:rsidR="00293AFF" w:rsidRPr="00293AFF">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93AFF" w:rsidRPr="00293AFF">
          <w:rPr>
            <w:noProof/>
            <w:sz w:val="26"/>
            <w:szCs w:val="26"/>
            <w:lang w:val="en-ZA" w:eastAsia="en-ZA"/>
          </w:rPr>
          <w:drawing>
            <wp:inline distT="0" distB="0" distL="0" distR="0" wp14:anchorId="0B280797" wp14:editId="648CCFB2">
              <wp:extent cx="6076950" cy="3133584"/>
              <wp:effectExtent l="0" t="0" r="0" b="0"/>
              <wp:docPr id="56" name="Picture 56" descr="C:\Users\morris\Desktop\allocationtoo\HeatM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orris\Desktop\allocationtoo\HeatMaps.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03528" cy="3147289"/>
                      </a:xfrm>
                      <a:prstGeom prst="rect">
                        <a:avLst/>
                      </a:prstGeom>
                      <a:noFill/>
                      <a:ln>
                        <a:noFill/>
                      </a:ln>
                    </pic:spPr>
                  </pic:pic>
                </a:graphicData>
              </a:graphic>
            </wp:inline>
          </w:drawing>
        </w:r>
      </w:ins>
    </w:p>
    <w:p w14:paraId="0D3CFFCA" w14:textId="77777777" w:rsidR="00C114A4" w:rsidRDefault="00E8769D">
      <w:pPr>
        <w:pStyle w:val="Heading3"/>
        <w:spacing w:line="360" w:lineRule="auto"/>
        <w:jc w:val="both"/>
      </w:pPr>
      <w:bookmarkStart w:id="380" w:name="_Toc514839508"/>
      <w:r>
        <w:t>Assignments by Location</w:t>
      </w:r>
      <w:bookmarkEnd w:id="380"/>
    </w:p>
    <w:p w14:paraId="782DA4EC" w14:textId="77777777" w:rsidR="00C114A4" w:rsidRDefault="00E8769D">
      <w:pPr>
        <w:spacing w:line="360" w:lineRule="auto"/>
        <w:jc w:val="both"/>
        <w:rPr>
          <w:sz w:val="26"/>
          <w:szCs w:val="26"/>
        </w:rPr>
      </w:pPr>
      <w:r>
        <w:rPr>
          <w:sz w:val="26"/>
          <w:szCs w:val="26"/>
        </w:rPr>
        <w:t>Shows the number of workers assigned by location, workers assigned to top and top-three preferences, used budget and average distance to worker’s study locations.</w:t>
      </w:r>
    </w:p>
    <w:p w14:paraId="0A1CE8F3" w14:textId="77777777" w:rsidR="00C114A4" w:rsidRDefault="00E8769D">
      <w:pPr>
        <w:spacing w:line="360" w:lineRule="auto"/>
        <w:jc w:val="both"/>
        <w:rPr>
          <w:sz w:val="26"/>
          <w:szCs w:val="26"/>
        </w:rPr>
      </w:pPr>
      <w:r>
        <w:t xml:space="preserve"> </w:t>
      </w:r>
      <w:commentRangeStart w:id="381"/>
      <w:commentRangeStart w:id="382"/>
      <w:r>
        <w:rPr>
          <w:noProof/>
          <w:lang w:val="en-ZA" w:eastAsia="en-ZA"/>
        </w:rPr>
        <w:drawing>
          <wp:inline distT="0" distB="0" distL="114300" distR="114300" wp14:anchorId="2CB7D39B" wp14:editId="233DB35B">
            <wp:extent cx="6068695" cy="3546475"/>
            <wp:effectExtent l="0" t="0" r="0" b="0"/>
            <wp:docPr id="1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9"/>
                    <a:srcRect/>
                    <a:stretch>
                      <a:fillRect/>
                    </a:stretch>
                  </pic:blipFill>
                  <pic:spPr>
                    <a:xfrm>
                      <a:off x="0" y="0"/>
                      <a:ext cx="6068695" cy="3546475"/>
                    </a:xfrm>
                    <a:prstGeom prst="rect">
                      <a:avLst/>
                    </a:prstGeom>
                    <a:ln/>
                  </pic:spPr>
                </pic:pic>
              </a:graphicData>
            </a:graphic>
          </wp:inline>
        </w:drawing>
      </w:r>
      <w:commentRangeEnd w:id="381"/>
      <w:r>
        <w:rPr>
          <w:rStyle w:val="CommentReference"/>
        </w:rPr>
        <w:commentReference w:id="381"/>
      </w:r>
      <w:commentRangeEnd w:id="382"/>
      <w:r w:rsidR="002F0C74">
        <w:rPr>
          <w:rStyle w:val="CommentReference"/>
        </w:rPr>
        <w:commentReference w:id="382"/>
      </w:r>
    </w:p>
    <w:p w14:paraId="64EF1F19" w14:textId="77777777" w:rsidR="0078256A" w:rsidRDefault="0078256A">
      <w:pPr>
        <w:pStyle w:val="Heading3"/>
        <w:spacing w:line="360" w:lineRule="auto"/>
        <w:jc w:val="both"/>
        <w:rPr>
          <w:ins w:id="383" w:author="Morris Baradza" w:date="2018-05-21T16:05:00Z"/>
        </w:rPr>
      </w:pPr>
    </w:p>
    <w:p w14:paraId="0D7793A7" w14:textId="77777777" w:rsidR="0078256A" w:rsidRDefault="0078256A">
      <w:pPr>
        <w:pStyle w:val="Heading3"/>
        <w:spacing w:line="360" w:lineRule="auto"/>
        <w:jc w:val="both"/>
        <w:rPr>
          <w:ins w:id="384" w:author="Morris Baradza" w:date="2018-05-21T16:05:00Z"/>
        </w:rPr>
      </w:pPr>
    </w:p>
    <w:p w14:paraId="12216575" w14:textId="3CC28510" w:rsidR="00C114A4" w:rsidRDefault="00E8769D">
      <w:pPr>
        <w:pStyle w:val="Heading3"/>
        <w:spacing w:line="360" w:lineRule="auto"/>
        <w:jc w:val="both"/>
      </w:pPr>
      <w:bookmarkStart w:id="385" w:name="_Toc514839509"/>
      <w:r>
        <w:t>Assignments by Worker type</w:t>
      </w:r>
      <w:bookmarkEnd w:id="385"/>
    </w:p>
    <w:p w14:paraId="263DEF4E" w14:textId="77777777" w:rsidR="00C114A4" w:rsidRDefault="00E8769D">
      <w:pPr>
        <w:spacing w:line="360" w:lineRule="auto"/>
        <w:jc w:val="both"/>
        <w:rPr>
          <w:sz w:val="26"/>
          <w:szCs w:val="26"/>
        </w:rPr>
      </w:pPr>
      <w:r>
        <w:rPr>
          <w:sz w:val="26"/>
          <w:szCs w:val="26"/>
        </w:rPr>
        <w:t>Shows statistics of the assignment results for each worker type (and overall for all worker types at the top). This worksheet can help to compare the total demand for each worker type, with the available number of workers of that type. This can help adjust demand data if necessary.</w:t>
      </w:r>
    </w:p>
    <w:p w14:paraId="311246D9" w14:textId="77777777" w:rsidR="00C114A4" w:rsidRDefault="00E8769D">
      <w:pPr>
        <w:spacing w:line="360" w:lineRule="auto"/>
        <w:jc w:val="both"/>
        <w:rPr>
          <w:sz w:val="26"/>
          <w:szCs w:val="26"/>
        </w:rPr>
      </w:pPr>
      <w:r>
        <w:rPr>
          <w:noProof/>
          <w:lang w:val="en-ZA" w:eastAsia="en-ZA"/>
        </w:rPr>
        <w:drawing>
          <wp:inline distT="0" distB="0" distL="114300" distR="114300" wp14:anchorId="278AD0E3" wp14:editId="137C5535">
            <wp:extent cx="6214745" cy="3357245"/>
            <wp:effectExtent l="0" t="0" r="0" b="0"/>
            <wp:docPr id="1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0"/>
                    <a:srcRect/>
                    <a:stretch>
                      <a:fillRect/>
                    </a:stretch>
                  </pic:blipFill>
                  <pic:spPr>
                    <a:xfrm>
                      <a:off x="0" y="0"/>
                      <a:ext cx="6214745" cy="3357245"/>
                    </a:xfrm>
                    <a:prstGeom prst="rect">
                      <a:avLst/>
                    </a:prstGeom>
                    <a:ln/>
                  </pic:spPr>
                </pic:pic>
              </a:graphicData>
            </a:graphic>
          </wp:inline>
        </w:drawing>
      </w:r>
      <w:r>
        <w:rPr>
          <w:sz w:val="26"/>
          <w:szCs w:val="26"/>
        </w:rPr>
        <w:t xml:space="preserve"> </w:t>
      </w:r>
    </w:p>
    <w:p w14:paraId="2534BF90" w14:textId="77777777" w:rsidR="00C114A4" w:rsidRDefault="00E8769D">
      <w:pPr>
        <w:pStyle w:val="Heading3"/>
        <w:spacing w:line="360" w:lineRule="auto"/>
        <w:jc w:val="both"/>
      </w:pPr>
      <w:bookmarkStart w:id="386" w:name="_Toc514839510"/>
      <w:r>
        <w:t>Preferences by Location</w:t>
      </w:r>
      <w:bookmarkEnd w:id="386"/>
    </w:p>
    <w:p w14:paraId="73A5AAC9" w14:textId="77777777" w:rsidR="00C114A4" w:rsidRDefault="00E8769D">
      <w:pPr>
        <w:spacing w:line="360" w:lineRule="auto"/>
        <w:jc w:val="both"/>
        <w:rPr>
          <w:sz w:val="26"/>
          <w:szCs w:val="26"/>
        </w:rPr>
      </w:pPr>
      <w:r>
        <w:rPr>
          <w:sz w:val="26"/>
          <w:szCs w:val="26"/>
        </w:rPr>
        <w:t>Shows how popular a demand location is in terms of how many times the HCWs selected them as a top or top-three preference.</w:t>
      </w:r>
    </w:p>
    <w:p w14:paraId="3595D90E" w14:textId="1D51C6E7" w:rsidR="00C114A4" w:rsidRDefault="00E8769D">
      <w:pPr>
        <w:spacing w:line="360" w:lineRule="auto"/>
        <w:jc w:val="both"/>
        <w:rPr>
          <w:sz w:val="26"/>
          <w:szCs w:val="26"/>
        </w:rPr>
      </w:pPr>
      <w:r>
        <w:lastRenderedPageBreak/>
        <w:t xml:space="preserve"> </w:t>
      </w:r>
      <w:del w:id="387" w:author="Morris Baradza" w:date="2018-05-23T15:03:00Z">
        <w:r w:rsidDel="00574EDE">
          <w:rPr>
            <w:noProof/>
            <w:lang w:val="en-ZA" w:eastAsia="en-ZA"/>
          </w:rPr>
          <w:drawing>
            <wp:inline distT="0" distB="0" distL="114300" distR="114300" wp14:anchorId="23DD8356" wp14:editId="7F467C61">
              <wp:extent cx="6099175" cy="3132455"/>
              <wp:effectExtent l="0" t="0" r="0" b="0"/>
              <wp:docPr id="1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1"/>
                      <a:srcRect/>
                      <a:stretch>
                        <a:fillRect/>
                      </a:stretch>
                    </pic:blipFill>
                    <pic:spPr>
                      <a:xfrm>
                        <a:off x="0" y="0"/>
                        <a:ext cx="6099175" cy="3132455"/>
                      </a:xfrm>
                      <a:prstGeom prst="rect">
                        <a:avLst/>
                      </a:prstGeom>
                      <a:ln/>
                    </pic:spPr>
                  </pic:pic>
                </a:graphicData>
              </a:graphic>
            </wp:inline>
          </w:drawing>
        </w:r>
      </w:del>
      <w:ins w:id="388" w:author="Morris Baradza" w:date="2018-05-23T15:03:00Z">
        <w:r w:rsidR="00574EDE" w:rsidRPr="00574EDE">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74EDE" w:rsidRPr="00574EDE">
          <w:rPr>
            <w:noProof/>
            <w:lang w:val="en-ZA" w:eastAsia="en-ZA"/>
          </w:rPr>
          <w:drawing>
            <wp:inline distT="0" distB="0" distL="0" distR="0" wp14:anchorId="474D9454" wp14:editId="6FFF3B02">
              <wp:extent cx="5932170" cy="2705100"/>
              <wp:effectExtent l="0" t="0" r="0" b="0"/>
              <wp:docPr id="55" name="Picture 55" descr="C:\Users\morris\Desktop\allocationtoo\Preferen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orris\Desktop\allocationtoo\Preferences.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64823" cy="2719990"/>
                      </a:xfrm>
                      <a:prstGeom prst="rect">
                        <a:avLst/>
                      </a:prstGeom>
                      <a:noFill/>
                      <a:ln>
                        <a:noFill/>
                      </a:ln>
                    </pic:spPr>
                  </pic:pic>
                </a:graphicData>
              </a:graphic>
            </wp:inline>
          </w:drawing>
        </w:r>
      </w:ins>
    </w:p>
    <w:p w14:paraId="50B4C7A0" w14:textId="77777777" w:rsidR="00C114A4" w:rsidRDefault="00E8769D">
      <w:pPr>
        <w:pStyle w:val="Heading3"/>
        <w:spacing w:line="360" w:lineRule="auto"/>
        <w:jc w:val="both"/>
      </w:pPr>
      <w:bookmarkStart w:id="389" w:name="_Toc514839511"/>
      <w:r>
        <w:t>Fixed Assignments</w:t>
      </w:r>
      <w:bookmarkEnd w:id="389"/>
    </w:p>
    <w:p w14:paraId="425B2149" w14:textId="77777777" w:rsidR="00C114A4" w:rsidRDefault="00E8769D">
      <w:pPr>
        <w:spacing w:line="360" w:lineRule="auto"/>
        <w:jc w:val="both"/>
        <w:rPr>
          <w:sz w:val="26"/>
          <w:szCs w:val="26"/>
        </w:rPr>
      </w:pPr>
      <w:r>
        <w:rPr>
          <w:sz w:val="26"/>
          <w:szCs w:val="26"/>
        </w:rPr>
        <w:t>A location may request that a certain health worker be assigned there. The location will be flagged as the workers potential fixed location. Upon running the allocation process, the tool will not consider all other options but will automatically assign to that location. A report of all the fixed allocations is then displayed on the page below.</w:t>
      </w:r>
    </w:p>
    <w:p w14:paraId="3D18D765" w14:textId="77777777" w:rsidR="00C114A4" w:rsidRDefault="00C114A4">
      <w:pPr>
        <w:spacing w:line="360" w:lineRule="auto"/>
        <w:jc w:val="both"/>
        <w:rPr>
          <w:sz w:val="26"/>
          <w:szCs w:val="26"/>
        </w:rPr>
      </w:pPr>
    </w:p>
    <w:p w14:paraId="7D0C0A6A"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2F355F33" wp14:editId="2D91E9C4">
            <wp:extent cx="6219825" cy="3477895"/>
            <wp:effectExtent l="0" t="0" r="0" b="0"/>
            <wp:docPr id="1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3"/>
                    <a:srcRect/>
                    <a:stretch>
                      <a:fillRect/>
                    </a:stretch>
                  </pic:blipFill>
                  <pic:spPr>
                    <a:xfrm>
                      <a:off x="0" y="0"/>
                      <a:ext cx="6219825" cy="3477895"/>
                    </a:xfrm>
                    <a:prstGeom prst="rect">
                      <a:avLst/>
                    </a:prstGeom>
                    <a:ln/>
                  </pic:spPr>
                </pic:pic>
              </a:graphicData>
            </a:graphic>
          </wp:inline>
        </w:drawing>
      </w:r>
    </w:p>
    <w:p w14:paraId="51F884B6" w14:textId="7797F033" w:rsidR="00C114A4" w:rsidRDefault="00C114A4">
      <w:pPr>
        <w:spacing w:line="360" w:lineRule="auto"/>
        <w:jc w:val="both"/>
        <w:rPr>
          <w:ins w:id="390" w:author="Morris Baradza" w:date="2018-05-21T15:51:00Z"/>
          <w:sz w:val="26"/>
          <w:szCs w:val="26"/>
        </w:rPr>
      </w:pPr>
    </w:p>
    <w:p w14:paraId="1AE6DCF9" w14:textId="429CE227" w:rsidR="000561EE" w:rsidRDefault="000561EE">
      <w:pPr>
        <w:spacing w:line="360" w:lineRule="auto"/>
        <w:jc w:val="both"/>
        <w:rPr>
          <w:ins w:id="391" w:author="Morris Baradza" w:date="2018-05-21T15:51:00Z"/>
          <w:sz w:val="26"/>
          <w:szCs w:val="26"/>
        </w:rPr>
      </w:pPr>
    </w:p>
    <w:p w14:paraId="179CC6EA" w14:textId="1263D7D1" w:rsidR="000561EE" w:rsidRDefault="000561EE">
      <w:pPr>
        <w:spacing w:line="360" w:lineRule="auto"/>
        <w:jc w:val="both"/>
        <w:rPr>
          <w:ins w:id="392" w:author="Morris Baradza" w:date="2018-05-21T15:51:00Z"/>
          <w:sz w:val="26"/>
          <w:szCs w:val="26"/>
        </w:rPr>
      </w:pPr>
    </w:p>
    <w:p w14:paraId="1B5B3981" w14:textId="5457F88F" w:rsidR="000561EE" w:rsidRDefault="000561EE">
      <w:pPr>
        <w:spacing w:line="360" w:lineRule="auto"/>
        <w:jc w:val="both"/>
        <w:rPr>
          <w:ins w:id="393" w:author="Morris Baradza" w:date="2018-05-21T15:51:00Z"/>
          <w:sz w:val="26"/>
          <w:szCs w:val="26"/>
        </w:rPr>
      </w:pPr>
    </w:p>
    <w:p w14:paraId="4DE765C8" w14:textId="1FF12111" w:rsidR="000561EE" w:rsidRDefault="000561EE">
      <w:pPr>
        <w:spacing w:line="360" w:lineRule="auto"/>
        <w:jc w:val="both"/>
        <w:rPr>
          <w:ins w:id="394" w:author="Morris Baradza" w:date="2018-05-21T15:52:00Z"/>
          <w:sz w:val="26"/>
          <w:szCs w:val="26"/>
        </w:rPr>
      </w:pPr>
    </w:p>
    <w:p w14:paraId="008E4114" w14:textId="77777777" w:rsidR="000561EE" w:rsidRDefault="000561EE">
      <w:pPr>
        <w:spacing w:line="360" w:lineRule="auto"/>
        <w:jc w:val="both"/>
        <w:rPr>
          <w:sz w:val="26"/>
          <w:szCs w:val="26"/>
        </w:rPr>
      </w:pPr>
    </w:p>
    <w:p w14:paraId="46080BDD" w14:textId="77777777" w:rsidR="00C114A4" w:rsidRDefault="00C114A4">
      <w:pPr>
        <w:spacing w:line="360" w:lineRule="auto"/>
        <w:jc w:val="both"/>
        <w:rPr>
          <w:sz w:val="26"/>
          <w:szCs w:val="26"/>
        </w:rPr>
      </w:pPr>
    </w:p>
    <w:p w14:paraId="3BE266B9" w14:textId="35ADB75E" w:rsidR="000561EE" w:rsidRDefault="000561EE">
      <w:pPr>
        <w:pStyle w:val="Heading3"/>
        <w:spacing w:line="360" w:lineRule="auto"/>
        <w:jc w:val="both"/>
        <w:rPr>
          <w:ins w:id="395" w:author="Morris Baradza" w:date="2018-05-21T15:52:00Z"/>
        </w:rPr>
      </w:pPr>
      <w:bookmarkStart w:id="396" w:name="_Toc514839512"/>
      <w:ins w:id="397" w:author="Morris Baradza" w:date="2018-05-21T15:52:00Z">
        <w:r>
          <w:t>Workers Not Assigned</w:t>
        </w:r>
        <w:bookmarkEnd w:id="396"/>
      </w:ins>
    </w:p>
    <w:p w14:paraId="0F31F9C8" w14:textId="78AF4A0E" w:rsidR="000561EE" w:rsidRDefault="000561EE" w:rsidP="000561EE">
      <w:pPr>
        <w:spacing w:line="360" w:lineRule="auto"/>
        <w:jc w:val="both"/>
        <w:rPr>
          <w:ins w:id="398" w:author="Morris Baradza" w:date="2018-05-21T16:02:00Z"/>
          <w:sz w:val="26"/>
          <w:szCs w:val="26"/>
        </w:rPr>
      </w:pPr>
      <w:ins w:id="399" w:author="Morris Baradza" w:date="2018-05-21T15:55:00Z">
        <w:r>
          <w:rPr>
            <w:sz w:val="26"/>
            <w:szCs w:val="26"/>
          </w:rPr>
          <w:t xml:space="preserve">Shows </w:t>
        </w:r>
      </w:ins>
      <w:ins w:id="400" w:author="Morris Baradza" w:date="2018-05-21T15:57:00Z">
        <w:r>
          <w:rPr>
            <w:sz w:val="26"/>
            <w:szCs w:val="26"/>
          </w:rPr>
          <w:t xml:space="preserve">the </w:t>
        </w:r>
      </w:ins>
      <w:ins w:id="401" w:author="Morris Baradza" w:date="2018-05-21T16:00:00Z">
        <w:r>
          <w:rPr>
            <w:sz w:val="26"/>
            <w:szCs w:val="26"/>
          </w:rPr>
          <w:t xml:space="preserve">list of </w:t>
        </w:r>
        <w:r w:rsidR="00C00472">
          <w:rPr>
            <w:sz w:val="26"/>
            <w:szCs w:val="26"/>
          </w:rPr>
          <w:t xml:space="preserve">health care workers not assigned </w:t>
        </w:r>
        <w:r w:rsidR="0078256A">
          <w:rPr>
            <w:sz w:val="26"/>
            <w:szCs w:val="26"/>
          </w:rPr>
          <w:t>to any demand location.</w:t>
        </w:r>
      </w:ins>
    </w:p>
    <w:p w14:paraId="1E2048A0" w14:textId="7D50E412" w:rsidR="000561EE" w:rsidRPr="0078256A" w:rsidRDefault="0078256A">
      <w:pPr>
        <w:spacing w:line="360" w:lineRule="auto"/>
        <w:jc w:val="both"/>
        <w:rPr>
          <w:ins w:id="402" w:author="Morris Baradza" w:date="2018-05-21T15:52:00Z"/>
          <w:rPrChange w:id="403" w:author="Morris Baradza" w:date="2018-05-21T16:03:00Z">
            <w:rPr>
              <w:ins w:id="404" w:author="Morris Baradza" w:date="2018-05-21T15:52:00Z"/>
            </w:rPr>
          </w:rPrChange>
        </w:rPr>
        <w:pPrChange w:id="405" w:author="Morris Baradza" w:date="2018-05-21T16:03:00Z">
          <w:pPr>
            <w:pStyle w:val="Heading3"/>
            <w:spacing w:line="360" w:lineRule="auto"/>
            <w:jc w:val="both"/>
          </w:pPr>
        </w:pPrChange>
      </w:pPr>
      <w:ins w:id="406" w:author="Morris Baradza" w:date="2018-05-21T16:03:00Z">
        <w:r w:rsidRPr="0078256A">
          <w:rPr>
            <w:noProof/>
            <w:sz w:val="26"/>
            <w:szCs w:val="26"/>
            <w:lang w:val="en-ZA" w:eastAsia="en-ZA"/>
          </w:rPr>
          <w:drawing>
            <wp:inline distT="0" distB="0" distL="0" distR="0" wp14:anchorId="2FA4E908" wp14:editId="062DD338">
              <wp:extent cx="5731510" cy="2614005"/>
              <wp:effectExtent l="0" t="0" r="2540" b="0"/>
              <wp:docPr id="37" name="Picture 37" descr="C:\Users\morris\Desktop\WorkersNotAssign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rris\Desktop\WorkersNotAssigned.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614005"/>
                      </a:xfrm>
                      <a:prstGeom prst="rect">
                        <a:avLst/>
                      </a:prstGeom>
                      <a:noFill/>
                      <a:ln>
                        <a:noFill/>
                      </a:ln>
                    </pic:spPr>
                  </pic:pic>
                </a:graphicData>
              </a:graphic>
            </wp:inline>
          </w:drawing>
        </w:r>
      </w:ins>
    </w:p>
    <w:p w14:paraId="13179812" w14:textId="76D3579E" w:rsidR="000561EE" w:rsidRDefault="000561EE">
      <w:pPr>
        <w:pStyle w:val="Heading3"/>
        <w:spacing w:line="360" w:lineRule="auto"/>
        <w:jc w:val="both"/>
        <w:rPr>
          <w:ins w:id="407" w:author="Morris Baradza" w:date="2018-05-21T16:04:00Z"/>
        </w:rPr>
      </w:pPr>
    </w:p>
    <w:p w14:paraId="24D5436F" w14:textId="767E7E43" w:rsidR="0078256A" w:rsidRDefault="0078256A">
      <w:pPr>
        <w:rPr>
          <w:ins w:id="408" w:author="Morris Baradza" w:date="2018-05-21T16:04:00Z"/>
        </w:rPr>
        <w:pPrChange w:id="409" w:author="Morris Baradza" w:date="2018-05-21T16:04:00Z">
          <w:pPr>
            <w:pStyle w:val="Heading3"/>
            <w:spacing w:line="360" w:lineRule="auto"/>
            <w:jc w:val="both"/>
          </w:pPr>
        </w:pPrChange>
      </w:pPr>
    </w:p>
    <w:p w14:paraId="6DBEB9B0" w14:textId="76D43954" w:rsidR="0078256A" w:rsidRDefault="0078256A">
      <w:pPr>
        <w:rPr>
          <w:ins w:id="410" w:author="Morris Baradza" w:date="2018-05-21T16:04:00Z"/>
        </w:rPr>
        <w:pPrChange w:id="411" w:author="Morris Baradza" w:date="2018-05-21T16:04:00Z">
          <w:pPr>
            <w:pStyle w:val="Heading3"/>
            <w:spacing w:line="360" w:lineRule="auto"/>
            <w:jc w:val="both"/>
          </w:pPr>
        </w:pPrChange>
      </w:pPr>
    </w:p>
    <w:p w14:paraId="3F71976D" w14:textId="0F830022" w:rsidR="0078256A" w:rsidRPr="0078256A" w:rsidRDefault="0078256A">
      <w:pPr>
        <w:rPr>
          <w:ins w:id="412" w:author="Morris Baradza" w:date="2018-05-21T15:52:00Z"/>
          <w:rPrChange w:id="413" w:author="Morris Baradza" w:date="2018-05-21T16:04:00Z">
            <w:rPr>
              <w:ins w:id="414" w:author="Morris Baradza" w:date="2018-05-21T15:52:00Z"/>
            </w:rPr>
          </w:rPrChange>
        </w:rPr>
        <w:pPrChange w:id="415" w:author="Morris Baradza" w:date="2018-05-21T16:04:00Z">
          <w:pPr>
            <w:pStyle w:val="Heading3"/>
            <w:spacing w:line="360" w:lineRule="auto"/>
            <w:jc w:val="both"/>
          </w:pPr>
        </w:pPrChange>
      </w:pPr>
    </w:p>
    <w:p w14:paraId="3DBBFDA5" w14:textId="0B45E2B9" w:rsidR="00C114A4" w:rsidRDefault="00E8769D">
      <w:pPr>
        <w:pStyle w:val="Heading3"/>
        <w:spacing w:line="360" w:lineRule="auto"/>
        <w:jc w:val="both"/>
      </w:pPr>
      <w:bookmarkStart w:id="416" w:name="_Toc514839513"/>
      <w:r>
        <w:lastRenderedPageBreak/>
        <w:t>Universal Search</w:t>
      </w:r>
      <w:bookmarkEnd w:id="416"/>
    </w:p>
    <w:p w14:paraId="6FFE6D0B" w14:textId="77777777" w:rsidR="00C114A4" w:rsidRDefault="00E8769D">
      <w:pPr>
        <w:spacing w:line="360" w:lineRule="auto"/>
        <w:jc w:val="both"/>
        <w:rPr>
          <w:sz w:val="26"/>
          <w:szCs w:val="26"/>
        </w:rPr>
      </w:pPr>
      <w:r>
        <w:rPr>
          <w:sz w:val="26"/>
          <w:szCs w:val="26"/>
        </w:rPr>
        <w:t>The universal search allows users to search for anything from any file in the system. Start off by typing in a search keyword in the search box on the top navigation bar.</w:t>
      </w:r>
    </w:p>
    <w:p w14:paraId="0EAA317D" w14:textId="77777777" w:rsidR="00C114A4" w:rsidRDefault="00E8769D">
      <w:pPr>
        <w:spacing w:line="360" w:lineRule="auto"/>
        <w:jc w:val="both"/>
        <w:rPr>
          <w:sz w:val="26"/>
          <w:szCs w:val="26"/>
        </w:rPr>
      </w:pPr>
      <w:r>
        <w:rPr>
          <w:noProof/>
          <w:sz w:val="26"/>
          <w:szCs w:val="26"/>
          <w:lang w:val="en-ZA" w:eastAsia="en-ZA"/>
        </w:rPr>
        <w:drawing>
          <wp:inline distT="0" distB="0" distL="114300" distR="114300" wp14:anchorId="51C1CD8F" wp14:editId="12F7BA1F">
            <wp:extent cx="6215380" cy="3426460"/>
            <wp:effectExtent l="0" t="0" r="0" b="0"/>
            <wp:docPr id="1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5"/>
                    <a:srcRect/>
                    <a:stretch>
                      <a:fillRect/>
                    </a:stretch>
                  </pic:blipFill>
                  <pic:spPr>
                    <a:xfrm>
                      <a:off x="0" y="0"/>
                      <a:ext cx="6215380" cy="3426460"/>
                    </a:xfrm>
                    <a:prstGeom prst="rect">
                      <a:avLst/>
                    </a:prstGeom>
                    <a:ln/>
                  </pic:spPr>
                </pic:pic>
              </a:graphicData>
            </a:graphic>
          </wp:inline>
        </w:drawing>
      </w:r>
    </w:p>
    <w:p w14:paraId="323950DE" w14:textId="77777777" w:rsidR="00C114A4" w:rsidRDefault="00E8769D">
      <w:pPr>
        <w:spacing w:line="360" w:lineRule="auto"/>
        <w:jc w:val="both"/>
        <w:rPr>
          <w:sz w:val="26"/>
          <w:szCs w:val="26"/>
        </w:rPr>
      </w:pPr>
      <w:r>
        <w:rPr>
          <w:sz w:val="26"/>
          <w:szCs w:val="26"/>
        </w:rPr>
        <w:t>The whole system will be searched, and results will be displayed in various categories, which reflect different sections of the system as shown in the image below.</w:t>
      </w:r>
    </w:p>
    <w:p w14:paraId="5BE020ED" w14:textId="483796FE" w:rsidR="00C114A4" w:rsidRDefault="00E8769D">
      <w:pPr>
        <w:spacing w:line="360" w:lineRule="auto"/>
        <w:jc w:val="both"/>
        <w:rPr>
          <w:sz w:val="26"/>
          <w:szCs w:val="26"/>
        </w:rPr>
      </w:pPr>
      <w:del w:id="417" w:author="Morris Baradza" w:date="2018-05-23T14:55:00Z">
        <w:r w:rsidDel="001D5771">
          <w:rPr>
            <w:noProof/>
            <w:sz w:val="26"/>
            <w:szCs w:val="26"/>
            <w:lang w:val="en-ZA" w:eastAsia="en-ZA"/>
          </w:rPr>
          <w:drawing>
            <wp:inline distT="0" distB="0" distL="114300" distR="114300" wp14:anchorId="44AC0291" wp14:editId="316F2981">
              <wp:extent cx="6206490" cy="3497580"/>
              <wp:effectExtent l="0" t="0" r="0" b="0"/>
              <wp:docPr id="2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6"/>
                      <a:srcRect/>
                      <a:stretch>
                        <a:fillRect/>
                      </a:stretch>
                    </pic:blipFill>
                    <pic:spPr>
                      <a:xfrm>
                        <a:off x="0" y="0"/>
                        <a:ext cx="6206490" cy="3497580"/>
                      </a:xfrm>
                      <a:prstGeom prst="rect">
                        <a:avLst/>
                      </a:prstGeom>
                      <a:ln/>
                    </pic:spPr>
                  </pic:pic>
                </a:graphicData>
              </a:graphic>
            </wp:inline>
          </w:drawing>
        </w:r>
      </w:del>
      <w:ins w:id="418" w:author="Morris Baradza" w:date="2018-05-23T14:56:00Z">
        <w:r w:rsidR="001D5771" w:rsidRPr="001D5771">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1D5771" w:rsidRPr="001D5771">
          <w:rPr>
            <w:noProof/>
            <w:sz w:val="26"/>
            <w:szCs w:val="26"/>
            <w:lang w:val="en-ZA" w:eastAsia="en-ZA"/>
          </w:rPr>
          <w:drawing>
            <wp:inline distT="0" distB="0" distL="0" distR="0" wp14:anchorId="6164BC8A" wp14:editId="4D43AF19">
              <wp:extent cx="5730240" cy="2552700"/>
              <wp:effectExtent l="0" t="0" r="3810" b="0"/>
              <wp:docPr id="53" name="Picture 53" descr="C:\Users\morris\Desktop\allocationtoo\UniversalSearchResu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orris\Desktop\allocationtoo\UniversalSearchResults.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5246" cy="2554930"/>
                      </a:xfrm>
                      <a:prstGeom prst="rect">
                        <a:avLst/>
                      </a:prstGeom>
                      <a:noFill/>
                      <a:ln>
                        <a:noFill/>
                      </a:ln>
                    </pic:spPr>
                  </pic:pic>
                </a:graphicData>
              </a:graphic>
            </wp:inline>
          </w:drawing>
        </w:r>
      </w:ins>
    </w:p>
    <w:p w14:paraId="405BFA7E" w14:textId="77777777" w:rsidR="00C114A4" w:rsidRDefault="00E8769D">
      <w:pPr>
        <w:spacing w:line="360" w:lineRule="auto"/>
        <w:jc w:val="both"/>
        <w:rPr>
          <w:sz w:val="26"/>
          <w:szCs w:val="26"/>
        </w:rPr>
      </w:pPr>
      <w:r>
        <w:rPr>
          <w:sz w:val="26"/>
          <w:szCs w:val="26"/>
        </w:rPr>
        <w:lastRenderedPageBreak/>
        <w:t>If a user selects a particular category, then the tool will expand and show all records that match the search under that category. The user can then select the actual record (s)he wants.</w:t>
      </w:r>
    </w:p>
    <w:p w14:paraId="23A577CF" w14:textId="16232AFD" w:rsidR="00C114A4" w:rsidRDefault="00E8769D">
      <w:pPr>
        <w:spacing w:line="360" w:lineRule="auto"/>
        <w:jc w:val="both"/>
        <w:rPr>
          <w:sz w:val="26"/>
          <w:szCs w:val="26"/>
        </w:rPr>
      </w:pPr>
      <w:del w:id="419" w:author="Morris Baradza" w:date="2018-05-23T13:11:00Z">
        <w:r w:rsidDel="004503C2">
          <w:rPr>
            <w:noProof/>
            <w:sz w:val="26"/>
            <w:szCs w:val="26"/>
            <w:lang w:val="en-ZA" w:eastAsia="en-ZA"/>
          </w:rPr>
          <w:drawing>
            <wp:inline distT="0" distB="0" distL="114300" distR="114300" wp14:anchorId="7C97ED7F" wp14:editId="5CABB762">
              <wp:extent cx="6310630" cy="3409315"/>
              <wp:effectExtent l="0" t="0" r="0" b="0"/>
              <wp:docPr id="2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8"/>
                      <a:srcRect/>
                      <a:stretch>
                        <a:fillRect/>
                      </a:stretch>
                    </pic:blipFill>
                    <pic:spPr>
                      <a:xfrm>
                        <a:off x="0" y="0"/>
                        <a:ext cx="6310630" cy="3409315"/>
                      </a:xfrm>
                      <a:prstGeom prst="rect">
                        <a:avLst/>
                      </a:prstGeom>
                      <a:ln/>
                    </pic:spPr>
                  </pic:pic>
                </a:graphicData>
              </a:graphic>
            </wp:inline>
          </w:drawing>
        </w:r>
      </w:del>
      <w:ins w:id="420" w:author="Morris Baradza" w:date="2018-05-23T13:11:00Z">
        <w:r w:rsidR="004503C2" w:rsidRPr="004503C2">
          <w:rPr>
            <w:noProof/>
            <w:lang w:val="en-ZA" w:eastAsia="en-ZA"/>
          </w:rPr>
          <w:t xml:space="preserve"> </w:t>
        </w:r>
      </w:ins>
      <w:ins w:id="421" w:author="Morris Baradza" w:date="2018-05-23T14:57:00Z">
        <w:r w:rsidR="00D45CE6" w:rsidRPr="00D45CE6">
          <w:rPr>
            <w:noProof/>
            <w:lang w:val="en-ZA" w:eastAsia="en-ZA"/>
          </w:rPr>
          <w:drawing>
            <wp:inline distT="0" distB="0" distL="0" distR="0" wp14:anchorId="720588D5" wp14:editId="57337ADF">
              <wp:extent cx="5781675" cy="2543112"/>
              <wp:effectExtent l="0" t="0" r="0" b="0"/>
              <wp:docPr id="54" name="Picture 54" descr="C:\Users\morris\Desktop\allocationtoo\Resu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orris\Desktop\allocationtoo\Results.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88242" cy="2546001"/>
                      </a:xfrm>
                      <a:prstGeom prst="rect">
                        <a:avLst/>
                      </a:prstGeom>
                      <a:noFill/>
                      <a:ln>
                        <a:noFill/>
                      </a:ln>
                    </pic:spPr>
                  </pic:pic>
                </a:graphicData>
              </a:graphic>
            </wp:inline>
          </w:drawing>
        </w:r>
      </w:ins>
    </w:p>
    <w:p w14:paraId="1DF21758" w14:textId="77777777" w:rsidR="00C114A4" w:rsidRDefault="00E8769D">
      <w:pPr>
        <w:pStyle w:val="Heading3"/>
        <w:spacing w:line="360" w:lineRule="auto"/>
        <w:jc w:val="both"/>
      </w:pPr>
      <w:bookmarkStart w:id="422" w:name="_Toc514839514"/>
      <w:r>
        <w:t>Log out</w:t>
      </w:r>
      <w:bookmarkEnd w:id="422"/>
    </w:p>
    <w:p w14:paraId="6B7647F5" w14:textId="77777777" w:rsidR="00C114A4" w:rsidRDefault="00E8769D">
      <w:pPr>
        <w:spacing w:line="360" w:lineRule="auto"/>
        <w:jc w:val="both"/>
        <w:rPr>
          <w:sz w:val="26"/>
          <w:szCs w:val="26"/>
        </w:rPr>
      </w:pPr>
      <w:r>
        <w:rPr>
          <w:sz w:val="26"/>
          <w:szCs w:val="26"/>
        </w:rPr>
        <w:t xml:space="preserve">On the top right corner of the tool, there is a log out button, which, when clicked, will prompt the system to request that the user confirms log out. Once the user confirms that (s)he wishes to log out, the tool redirects to the login page. </w:t>
      </w:r>
    </w:p>
    <w:p w14:paraId="33B37CAA" w14:textId="77777777" w:rsidR="00C114A4" w:rsidRDefault="00E8769D">
      <w:pPr>
        <w:spacing w:line="360" w:lineRule="auto"/>
        <w:jc w:val="both"/>
        <w:rPr>
          <w:sz w:val="26"/>
          <w:szCs w:val="26"/>
        </w:rPr>
      </w:pPr>
      <w:r>
        <w:rPr>
          <w:sz w:val="26"/>
          <w:szCs w:val="26"/>
        </w:rPr>
        <w:t>Further details can be found in the Workforce Allocation Optimization Tool Technical Specification Document. Additional Information includes how to run and configure the system and/or troubleshoot some technical glitches that may be encountered.</w:t>
      </w:r>
    </w:p>
    <w:p w14:paraId="07C24693" w14:textId="77777777" w:rsidR="00C114A4" w:rsidRDefault="00E8769D">
      <w:pPr>
        <w:spacing w:line="360" w:lineRule="auto"/>
        <w:jc w:val="center"/>
        <w:rPr>
          <w:sz w:val="26"/>
          <w:szCs w:val="26"/>
        </w:rPr>
      </w:pPr>
      <w:r>
        <w:rPr>
          <w:b/>
          <w:i/>
          <w:sz w:val="26"/>
          <w:szCs w:val="26"/>
        </w:rPr>
        <w:t xml:space="preserve">----- </w:t>
      </w:r>
      <w:r>
        <w:rPr>
          <w:b/>
          <w:i/>
          <w:sz w:val="48"/>
          <w:szCs w:val="48"/>
        </w:rPr>
        <w:t>end</w:t>
      </w:r>
      <w:r>
        <w:rPr>
          <w:b/>
          <w:i/>
          <w:sz w:val="26"/>
          <w:szCs w:val="26"/>
        </w:rPr>
        <w:t>-----</w:t>
      </w:r>
    </w:p>
    <w:sectPr w:rsidR="00C114A4">
      <w:footerReference w:type="default" r:id="rId60"/>
      <w:footerReference w:type="first" r:id="rId61"/>
      <w:pgSz w:w="11906" w:h="16838"/>
      <w:pgMar w:top="1440" w:right="1440" w:bottom="1440" w:left="1440"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My Self" w:date="2018-05-16T15:26:00Z" w:initials="WKP(">
    <w:p w14:paraId="0A44D3C5" w14:textId="5F526D9E" w:rsidR="00AE74A3" w:rsidRDefault="00AE74A3">
      <w:pPr>
        <w:pStyle w:val="CommentText"/>
      </w:pPr>
      <w:r>
        <w:rPr>
          <w:rStyle w:val="CommentReference"/>
        </w:rPr>
        <w:annotationRef/>
      </w:r>
      <w:r>
        <w:t>Please increment the date and sub-version no. after making the edits</w:t>
      </w:r>
    </w:p>
  </w:comment>
  <w:comment w:id="7" w:author="Morris Baradza" w:date="2018-05-21T14:37:00Z" w:initials="MB">
    <w:p w14:paraId="4BA165A2" w14:textId="09C4D8BD" w:rsidR="00AE74A3" w:rsidRDefault="00AE74A3">
      <w:pPr>
        <w:pStyle w:val="CommentText"/>
      </w:pPr>
      <w:r>
        <w:rPr>
          <w:rStyle w:val="CommentReference"/>
        </w:rPr>
        <w:annotationRef/>
      </w:r>
    </w:p>
  </w:comment>
  <w:comment w:id="22" w:author="Sharma, Swati (CDC/CGH/DGHT)" w:date="2018-05-14T15:53:00Z" w:initials="SS(">
    <w:p w14:paraId="60DEF0DA" w14:textId="77777777" w:rsidR="00AE74A3" w:rsidRDefault="00AE74A3">
      <w:pPr>
        <w:pStyle w:val="CommentText"/>
      </w:pPr>
      <w:r>
        <w:rPr>
          <w:rStyle w:val="CommentReference"/>
        </w:rPr>
        <w:annotationRef/>
      </w:r>
      <w:r>
        <w:t xml:space="preserve">Workers Not Assigned screen details have not been included in the manual. </w:t>
      </w:r>
    </w:p>
    <w:p w14:paraId="0CAB2B13" w14:textId="530423D1" w:rsidR="00AE74A3" w:rsidRDefault="00AE74A3">
      <w:pPr>
        <w:pStyle w:val="CommentText"/>
      </w:pPr>
      <w:r>
        <w:t>Please refresh after updates and check no errors.</w:t>
      </w:r>
    </w:p>
  </w:comment>
  <w:comment w:id="23" w:author="Morris Baradza" w:date="2018-05-23T11:25:00Z" w:initials="MB">
    <w:p w14:paraId="03384201" w14:textId="3F2061EB" w:rsidR="00AE74A3" w:rsidRDefault="00AE74A3">
      <w:pPr>
        <w:pStyle w:val="CommentText"/>
      </w:pPr>
      <w:r>
        <w:rPr>
          <w:rStyle w:val="CommentReference"/>
        </w:rPr>
        <w:annotationRef/>
      </w:r>
      <w:r>
        <w:t>Added Workers Not Assigned</w:t>
      </w:r>
    </w:p>
  </w:comment>
  <w:comment w:id="241" w:author="Sharma, Swati (CDC/CGH/DGHT)" w:date="2018-04-03T15:14:00Z" w:initials="">
    <w:p w14:paraId="11167FEE" w14:textId="3EAE704D" w:rsidR="00AE74A3" w:rsidRDefault="00AE74A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Please add brief sentence explaining why it is recommended to add value more than 40?</w:t>
      </w:r>
    </w:p>
  </w:comment>
  <w:comment w:id="251" w:author="Sharma, Swati (CDC/CGH/DGHT)" w:date="2018-05-09T14:27:00Z" w:initials="SS(">
    <w:p w14:paraId="71E8FE40" w14:textId="77777777" w:rsidR="00AE74A3" w:rsidRDefault="00AE74A3">
      <w:pPr>
        <w:pStyle w:val="CommentText"/>
      </w:pPr>
      <w:r>
        <w:rPr>
          <w:rStyle w:val="CommentReference"/>
        </w:rPr>
        <w:annotationRef/>
      </w:r>
      <w:r>
        <w:t>Screen needs to be updated</w:t>
      </w:r>
    </w:p>
  </w:comment>
  <w:comment w:id="252" w:author="Morris Baradza" w:date="2018-05-22T16:56:00Z" w:initials="MB">
    <w:p w14:paraId="6B1A9B08" w14:textId="34E3B45D" w:rsidR="00AE74A3" w:rsidRDefault="00AE74A3">
      <w:pPr>
        <w:pStyle w:val="CommentText"/>
      </w:pPr>
      <w:r>
        <w:rPr>
          <w:rStyle w:val="CommentReference"/>
        </w:rPr>
        <w:annotationRef/>
      </w:r>
      <w:r>
        <w:t>Updated Screen</w:t>
      </w:r>
    </w:p>
  </w:comment>
  <w:comment w:id="253" w:author="Morris Baradza" w:date="2018-05-22T16:56:00Z" w:initials="MB">
    <w:p w14:paraId="65CFDDDC" w14:textId="727F344F" w:rsidR="00AE74A3" w:rsidRDefault="00AE74A3">
      <w:pPr>
        <w:pStyle w:val="CommentText"/>
      </w:pPr>
      <w:r>
        <w:rPr>
          <w:rStyle w:val="CommentReference"/>
        </w:rPr>
        <w:annotationRef/>
      </w:r>
    </w:p>
  </w:comment>
  <w:comment w:id="257" w:author="Sharma, Swati (CDC/CGH/DGHT)" w:date="2018-05-09T14:28:00Z" w:initials="SS(">
    <w:p w14:paraId="126EE459" w14:textId="77777777" w:rsidR="00AE74A3" w:rsidRDefault="00AE74A3">
      <w:pPr>
        <w:pStyle w:val="CommentText"/>
      </w:pPr>
      <w:r>
        <w:rPr>
          <w:rStyle w:val="CommentReference"/>
        </w:rPr>
        <w:annotationRef/>
      </w:r>
      <w:r>
        <w:rPr>
          <w:rStyle w:val="CommentReference"/>
        </w:rPr>
        <w:annotationRef/>
      </w:r>
      <w:r>
        <w:t>Screen needs to be updated</w:t>
      </w:r>
    </w:p>
  </w:comment>
  <w:comment w:id="258" w:author="Morris Baradza" w:date="2018-05-23T11:33:00Z" w:initials="MB">
    <w:p w14:paraId="314555CB" w14:textId="64F071BF" w:rsidR="00AE74A3" w:rsidRDefault="00AE74A3">
      <w:pPr>
        <w:pStyle w:val="CommentText"/>
      </w:pPr>
      <w:r>
        <w:rPr>
          <w:rStyle w:val="CommentReference"/>
        </w:rPr>
        <w:annotationRef/>
      </w:r>
      <w:r>
        <w:t>Screen Updated</w:t>
      </w:r>
    </w:p>
  </w:comment>
  <w:comment w:id="264" w:author="Sharma, Swati (CDC/CGH/DGHT)" w:date="2018-05-14T11:48:00Z" w:initials="SS(">
    <w:p w14:paraId="331301B2" w14:textId="7EE30D84" w:rsidR="00AE74A3" w:rsidRDefault="00AE74A3">
      <w:pPr>
        <w:pStyle w:val="CommentText"/>
      </w:pPr>
      <w:r>
        <w:t xml:space="preserve">Please add back details that were present in </w:t>
      </w:r>
      <w:r>
        <w:rPr>
          <w:rStyle w:val="CommentReference"/>
        </w:rPr>
        <w:annotationRef/>
      </w:r>
      <w:r>
        <w:t>Tanzania Final Report June2 but are missing in this version:</w:t>
      </w:r>
    </w:p>
    <w:p w14:paraId="20B99DBA" w14:textId="0DC60357" w:rsidR="00AE74A3" w:rsidRDefault="00AE74A3">
      <w:pPr>
        <w:pStyle w:val="CommentText"/>
      </w:pPr>
    </w:p>
    <w:p w14:paraId="208188BC" w14:textId="58876939" w:rsidR="00AE74A3" w:rsidRDefault="00AE74A3">
      <w:pPr>
        <w:pStyle w:val="CommentText"/>
      </w:pPr>
      <w:r>
        <w:t>“</w:t>
      </w:r>
      <w:r w:rsidRPr="00812682">
        <w:t>Demand locations are those facilities or districts or provinces that have demand for health care workers.</w:t>
      </w:r>
      <w:r>
        <w:t>”</w:t>
      </w:r>
    </w:p>
    <w:p w14:paraId="5DDC8F3D" w14:textId="77777777" w:rsidR="00AE74A3" w:rsidRDefault="00AE74A3">
      <w:pPr>
        <w:pStyle w:val="CommentText"/>
      </w:pPr>
    </w:p>
    <w:p w14:paraId="58BB86A7" w14:textId="15B49545" w:rsidR="00AE74A3" w:rsidRDefault="00AE74A3">
      <w:pPr>
        <w:pStyle w:val="CommentText"/>
      </w:pPr>
      <w:r>
        <w:t>Details on “Add New Demand Location” missing.</w:t>
      </w:r>
    </w:p>
  </w:comment>
  <w:comment w:id="285" w:author="Sharma, Swati (CDC/CGH/DGHT)" w:date="2018-05-09T14:29:00Z" w:initials="SS(">
    <w:p w14:paraId="433AF0FD" w14:textId="77777777" w:rsidR="00AE74A3" w:rsidRDefault="00AE74A3">
      <w:pPr>
        <w:pStyle w:val="CommentText"/>
      </w:pPr>
      <w:r>
        <w:rPr>
          <w:rStyle w:val="CommentReference"/>
        </w:rPr>
        <w:annotationRef/>
      </w:r>
      <w:r>
        <w:rPr>
          <w:rStyle w:val="CommentReference"/>
        </w:rPr>
        <w:annotationRef/>
      </w:r>
      <w:r>
        <w:t>Screen needs to be updated</w:t>
      </w:r>
    </w:p>
  </w:comment>
  <w:comment w:id="286" w:author="Morris Baradza" w:date="2018-05-23T12:59:00Z" w:initials="MB">
    <w:p w14:paraId="3F77E005" w14:textId="559FC241" w:rsidR="00C23845" w:rsidRDefault="00C23845">
      <w:pPr>
        <w:pStyle w:val="CommentText"/>
      </w:pPr>
      <w:r>
        <w:rPr>
          <w:rStyle w:val="CommentReference"/>
        </w:rPr>
        <w:annotationRef/>
      </w:r>
      <w:r>
        <w:t>Screen updated</w:t>
      </w:r>
    </w:p>
  </w:comment>
  <w:comment w:id="291" w:author="Sharma, Swati (CDC/CGH/DGHT)" w:date="2018-05-09T14:39:00Z" w:initials="SS(">
    <w:p w14:paraId="473BFEC3" w14:textId="76FE99EE" w:rsidR="00AE74A3" w:rsidRDefault="00AE74A3">
      <w:pPr>
        <w:pStyle w:val="CommentText"/>
      </w:pPr>
      <w:r>
        <w:rPr>
          <w:rStyle w:val="CommentReference"/>
        </w:rPr>
        <w:annotationRef/>
      </w:r>
      <w:r>
        <w:t>Screen needs to be updated</w:t>
      </w:r>
    </w:p>
    <w:p w14:paraId="20642E22" w14:textId="77777777" w:rsidR="001A13B2" w:rsidRDefault="001A13B2">
      <w:pPr>
        <w:pStyle w:val="CommentText"/>
      </w:pPr>
    </w:p>
  </w:comment>
  <w:comment w:id="292" w:author="Morris Baradza" w:date="2018-05-23T12:55:00Z" w:initials="MB">
    <w:p w14:paraId="0CACC86D" w14:textId="0E5F5B52" w:rsidR="001A13B2" w:rsidRDefault="001A13B2">
      <w:pPr>
        <w:pStyle w:val="CommentText"/>
      </w:pPr>
      <w:r>
        <w:rPr>
          <w:rStyle w:val="CommentReference"/>
        </w:rPr>
        <w:annotationRef/>
      </w:r>
      <w:r>
        <w:t>updated</w:t>
      </w:r>
    </w:p>
  </w:comment>
  <w:comment w:id="297" w:author="Sharma, Swati (CDC/CGH/DGHT)" w:date="2018-05-09T14:42:00Z" w:initials="SS(">
    <w:p w14:paraId="63A96B69" w14:textId="77777777" w:rsidR="00AE74A3" w:rsidRDefault="00AE74A3">
      <w:pPr>
        <w:pStyle w:val="CommentText"/>
      </w:pPr>
      <w:r>
        <w:rPr>
          <w:rStyle w:val="CommentReference"/>
        </w:rPr>
        <w:annotationRef/>
      </w:r>
      <w:r>
        <w:t>Screen needs to be updated</w:t>
      </w:r>
    </w:p>
  </w:comment>
  <w:comment w:id="298" w:author="Morris Baradza" w:date="2018-05-23T12:49:00Z" w:initials="MB">
    <w:p w14:paraId="51A879DC" w14:textId="4757D931" w:rsidR="001A13B2" w:rsidRDefault="001A13B2">
      <w:pPr>
        <w:pStyle w:val="CommentText"/>
      </w:pPr>
      <w:r>
        <w:rPr>
          <w:rStyle w:val="CommentReference"/>
        </w:rPr>
        <w:annotationRef/>
      </w:r>
    </w:p>
  </w:comment>
  <w:comment w:id="299" w:author="Morris Baradza" w:date="2018-05-23T12:55:00Z" w:initials="MB">
    <w:p w14:paraId="061DB472" w14:textId="6A017707" w:rsidR="00EE6BFE" w:rsidRDefault="00EE6BFE">
      <w:pPr>
        <w:pStyle w:val="CommentText"/>
      </w:pPr>
      <w:r>
        <w:rPr>
          <w:rStyle w:val="CommentReference"/>
        </w:rPr>
        <w:annotationRef/>
      </w:r>
      <w:r>
        <w:t>Screen updated</w:t>
      </w:r>
    </w:p>
  </w:comment>
  <w:comment w:id="316" w:author="Sharma, Swati (CDC/CGH/DGHT)" w:date="2018-05-14T11:48:00Z" w:initials="SS(">
    <w:p w14:paraId="74B28896" w14:textId="77777777" w:rsidR="009F34B9" w:rsidRDefault="009F34B9" w:rsidP="009F34B9">
      <w:pPr>
        <w:pStyle w:val="CommentText"/>
      </w:pPr>
      <w:r>
        <w:t xml:space="preserve">Please add back details that were present in </w:t>
      </w:r>
      <w:r>
        <w:rPr>
          <w:rStyle w:val="CommentReference"/>
        </w:rPr>
        <w:annotationRef/>
      </w:r>
      <w:r>
        <w:t>Tanzania Final Report June2 but are missing in this version:</w:t>
      </w:r>
    </w:p>
    <w:p w14:paraId="002EE7B8" w14:textId="77777777" w:rsidR="009F34B9" w:rsidRDefault="009F34B9" w:rsidP="009F34B9">
      <w:pPr>
        <w:pStyle w:val="CommentText"/>
      </w:pPr>
    </w:p>
    <w:p w14:paraId="227C2FD3" w14:textId="77777777" w:rsidR="009F34B9" w:rsidRDefault="009F34B9" w:rsidP="009F34B9">
      <w:pPr>
        <w:pStyle w:val="CommentText"/>
      </w:pPr>
      <w:r>
        <w:t>“</w:t>
      </w:r>
      <w:r w:rsidRPr="00812682">
        <w:t>Demand locations are those facilities or districts or provinces that have demand for health care workers.</w:t>
      </w:r>
      <w:r>
        <w:t>”</w:t>
      </w:r>
    </w:p>
    <w:p w14:paraId="11436B0D" w14:textId="77777777" w:rsidR="009F34B9" w:rsidRDefault="009F34B9" w:rsidP="009F34B9">
      <w:pPr>
        <w:pStyle w:val="CommentText"/>
      </w:pPr>
    </w:p>
    <w:p w14:paraId="626E98D4" w14:textId="77777777" w:rsidR="009F34B9" w:rsidRDefault="009F34B9" w:rsidP="009F34B9">
      <w:pPr>
        <w:pStyle w:val="CommentText"/>
      </w:pPr>
      <w:r>
        <w:t>Details on “Add New Demand Location” missing.</w:t>
      </w:r>
    </w:p>
  </w:comment>
  <w:comment w:id="338" w:author="Sharma, Swati (CDC/CGH/DGHT)" w:date="2018-05-09T14:45:00Z" w:initials="SS(">
    <w:p w14:paraId="758A7C8C" w14:textId="77777777" w:rsidR="00AE74A3" w:rsidRDefault="00AE74A3">
      <w:pPr>
        <w:pStyle w:val="CommentText"/>
      </w:pPr>
      <w:r>
        <w:rPr>
          <w:rStyle w:val="CommentReference"/>
        </w:rPr>
        <w:annotationRef/>
      </w:r>
      <w:r>
        <w:t>Screen needs to be updated</w:t>
      </w:r>
    </w:p>
  </w:comment>
  <w:comment w:id="339" w:author="Morris Baradza" w:date="2018-05-23T13:01:00Z" w:initials="MB">
    <w:p w14:paraId="4DCA298B" w14:textId="2ADA3C3A" w:rsidR="00091746" w:rsidRDefault="00091746">
      <w:pPr>
        <w:pStyle w:val="CommentText"/>
      </w:pPr>
      <w:r>
        <w:rPr>
          <w:rStyle w:val="CommentReference"/>
        </w:rPr>
        <w:annotationRef/>
      </w:r>
      <w:r>
        <w:t>Screen Updated</w:t>
      </w:r>
    </w:p>
  </w:comment>
  <w:comment w:id="344" w:author="Sharma, Swati (CDC/CGH/DGHT)" w:date="2018-05-09T14:46:00Z" w:initials="SS(">
    <w:p w14:paraId="5CD90C28" w14:textId="77777777" w:rsidR="00AE74A3" w:rsidRDefault="00AE74A3">
      <w:pPr>
        <w:pStyle w:val="CommentText"/>
      </w:pPr>
      <w:r>
        <w:rPr>
          <w:rStyle w:val="CommentReference"/>
        </w:rPr>
        <w:annotationRef/>
      </w:r>
      <w:r>
        <w:t>Screen needs to be updated</w:t>
      </w:r>
    </w:p>
  </w:comment>
  <w:comment w:id="345" w:author="Morris Baradza" w:date="2018-05-23T13:07:00Z" w:initials="MB">
    <w:p w14:paraId="5BA4CF5D" w14:textId="472E33B3" w:rsidR="00587A87" w:rsidRDefault="00587A87">
      <w:pPr>
        <w:pStyle w:val="CommentText"/>
      </w:pPr>
      <w:r>
        <w:rPr>
          <w:rStyle w:val="CommentReference"/>
        </w:rPr>
        <w:annotationRef/>
      </w:r>
      <w:r>
        <w:t>Screen Updated</w:t>
      </w:r>
    </w:p>
  </w:comment>
  <w:comment w:id="350" w:author="Sharma, Swati (CDC/CGH/DGHT)" w:date="2018-05-09T15:01:00Z" w:initials="SS(">
    <w:p w14:paraId="0DB439C5" w14:textId="77777777" w:rsidR="00AE74A3" w:rsidRDefault="00AE74A3">
      <w:pPr>
        <w:pStyle w:val="CommentText"/>
      </w:pPr>
      <w:r>
        <w:rPr>
          <w:rStyle w:val="CommentReference"/>
        </w:rPr>
        <w:annotationRef/>
      </w:r>
      <w:r>
        <w:t>Screen needs to be updated. Platform column missing</w:t>
      </w:r>
    </w:p>
  </w:comment>
  <w:comment w:id="351" w:author="Morris Baradza" w:date="2018-05-23T13:09:00Z" w:initials="MB">
    <w:p w14:paraId="4D0A0A38" w14:textId="1031DA44" w:rsidR="00AD79CC" w:rsidRDefault="00AD79CC">
      <w:pPr>
        <w:pStyle w:val="CommentText"/>
      </w:pPr>
      <w:r>
        <w:rPr>
          <w:rStyle w:val="CommentReference"/>
        </w:rPr>
        <w:annotationRef/>
      </w:r>
      <w:r>
        <w:t>Screen Updated</w:t>
      </w:r>
    </w:p>
  </w:comment>
  <w:comment w:id="359" w:author="Sharma, Swati (CDC/CGH/DGHT)" w:date="2018-05-09T15:03:00Z" w:initials="SS(">
    <w:p w14:paraId="5618E8DF" w14:textId="77777777" w:rsidR="00AE74A3" w:rsidRDefault="00AE74A3">
      <w:pPr>
        <w:pStyle w:val="CommentText"/>
      </w:pPr>
      <w:r>
        <w:rPr>
          <w:rStyle w:val="CommentReference"/>
        </w:rPr>
        <w:annotationRef/>
      </w:r>
      <w:r>
        <w:t>Details on “Create User Group” not included.</w:t>
      </w:r>
    </w:p>
    <w:p w14:paraId="14AA9698" w14:textId="2F20C6ED" w:rsidR="00AE74A3" w:rsidRDefault="00AE74A3">
      <w:pPr>
        <w:pStyle w:val="CommentText"/>
      </w:pPr>
      <w:r>
        <w:t>Please include the screen and explain difference between user and user group.</w:t>
      </w:r>
    </w:p>
  </w:comment>
  <w:comment w:id="363" w:author="Sharma, Swati (CDC/CGH/DGHT)" w:date="2018-05-09T15:08:00Z" w:initials="SS(">
    <w:p w14:paraId="6F60080D" w14:textId="77777777" w:rsidR="00AE74A3" w:rsidRDefault="00AE74A3">
      <w:pPr>
        <w:pStyle w:val="CommentText"/>
      </w:pPr>
      <w:r>
        <w:rPr>
          <w:rStyle w:val="CommentReference"/>
        </w:rPr>
        <w:annotationRef/>
      </w:r>
      <w:r>
        <w:t>Screen needs to be updated</w:t>
      </w:r>
    </w:p>
  </w:comment>
  <w:comment w:id="364" w:author="Morris Baradza" w:date="2018-05-23T15:16:00Z" w:initials="MB">
    <w:p w14:paraId="55F87E24" w14:textId="3DED90DA" w:rsidR="00DB39E2" w:rsidRDefault="00DB39E2">
      <w:pPr>
        <w:pStyle w:val="CommentText"/>
      </w:pPr>
      <w:r>
        <w:rPr>
          <w:rStyle w:val="CommentReference"/>
        </w:rPr>
        <w:annotationRef/>
      </w:r>
      <w:r>
        <w:rPr>
          <w:rStyle w:val="CommentReference"/>
        </w:rPr>
        <w:t>Screen updated</w:t>
      </w:r>
    </w:p>
  </w:comment>
  <w:comment w:id="370" w:author="Sharma, Swati (CDC/CGH/DGHT)" w:date="2018-05-09T15:13:00Z" w:initials="SS(">
    <w:p w14:paraId="5221DBD3" w14:textId="77777777" w:rsidR="00AE74A3" w:rsidRDefault="00AE74A3">
      <w:pPr>
        <w:pStyle w:val="CommentText"/>
      </w:pPr>
      <w:r>
        <w:rPr>
          <w:rStyle w:val="CommentReference"/>
        </w:rPr>
        <w:annotationRef/>
      </w:r>
      <w:r>
        <w:t>Screen needs to be updated</w:t>
      </w:r>
    </w:p>
  </w:comment>
  <w:comment w:id="371" w:author="Morris Baradza" w:date="2018-05-23T15:13:00Z" w:initials="MB">
    <w:p w14:paraId="45DB93F8" w14:textId="095F1339" w:rsidR="002A5260" w:rsidRDefault="002A5260">
      <w:pPr>
        <w:pStyle w:val="CommentText"/>
      </w:pPr>
      <w:r>
        <w:rPr>
          <w:rStyle w:val="CommentReference"/>
        </w:rPr>
        <w:annotationRef/>
      </w:r>
      <w:r>
        <w:t>Updated</w:t>
      </w:r>
    </w:p>
  </w:comment>
  <w:comment w:id="375" w:author="Sharma, Swati (CDC/CGH/DGHT)" w:date="2018-05-09T15:23:00Z" w:initials="SS(">
    <w:p w14:paraId="77FB064A" w14:textId="77777777" w:rsidR="00AE74A3" w:rsidRDefault="00AE74A3">
      <w:pPr>
        <w:pStyle w:val="CommentText"/>
      </w:pPr>
      <w:r>
        <w:rPr>
          <w:rStyle w:val="CommentReference"/>
        </w:rPr>
        <w:annotationRef/>
      </w:r>
      <w:r>
        <w:t>Screen needs to be updated. WAO tool only shows Previous, Page 1 and Next.</w:t>
      </w:r>
    </w:p>
  </w:comment>
  <w:comment w:id="381" w:author="Sharma, Swati (CDC/CGH/DGHT)" w:date="2018-05-09T15:36:00Z" w:initials="SS(">
    <w:p w14:paraId="742D4083" w14:textId="77777777" w:rsidR="00AE74A3" w:rsidRDefault="00AE74A3">
      <w:pPr>
        <w:pStyle w:val="CommentText"/>
      </w:pPr>
      <w:r>
        <w:rPr>
          <w:rStyle w:val="CommentReference"/>
        </w:rPr>
        <w:annotationRef/>
      </w:r>
      <w:r>
        <w:t>Screen needs to be updated. WAO tool only shows Previous, Page 1 and Next.</w:t>
      </w:r>
    </w:p>
  </w:comment>
  <w:comment w:id="382" w:author="Morris Baradza" w:date="2018-05-23T15:04:00Z" w:initials="MB">
    <w:p w14:paraId="0C175E59" w14:textId="543E729B" w:rsidR="002F0C74" w:rsidRDefault="002F0C74">
      <w:pPr>
        <w:pStyle w:val="CommentText"/>
      </w:pPr>
      <w:r>
        <w:rPr>
          <w:rStyle w:val="CommentReference"/>
        </w:rPr>
        <w:annotationRef/>
      </w:r>
      <w:r>
        <w:t>It all depends with the amount of data available, the more the data available, the more the pages to show</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A44D3C5" w15:done="0"/>
  <w15:commentEx w15:paraId="4BA165A2" w15:paraIdParent="0A44D3C5" w15:done="0"/>
  <w15:commentEx w15:paraId="0CAB2B13" w15:done="0"/>
  <w15:commentEx w15:paraId="03384201" w15:paraIdParent="0CAB2B13" w15:done="0"/>
  <w15:commentEx w15:paraId="11167FEE" w15:done="0"/>
  <w15:commentEx w15:paraId="71E8FE40" w15:done="0"/>
  <w15:commentEx w15:paraId="6B1A9B08" w15:paraIdParent="71E8FE40" w15:done="0"/>
  <w15:commentEx w15:paraId="65CFDDDC" w15:paraIdParent="71E8FE40" w15:done="0"/>
  <w15:commentEx w15:paraId="126EE459" w15:done="0"/>
  <w15:commentEx w15:paraId="314555CB" w15:paraIdParent="126EE459" w15:done="0"/>
  <w15:commentEx w15:paraId="58BB86A7" w15:done="0"/>
  <w15:commentEx w15:paraId="433AF0FD" w15:done="0"/>
  <w15:commentEx w15:paraId="3F77E005" w15:paraIdParent="433AF0FD" w15:done="0"/>
  <w15:commentEx w15:paraId="20642E22" w15:done="0"/>
  <w15:commentEx w15:paraId="0CACC86D" w15:paraIdParent="20642E22" w15:done="0"/>
  <w15:commentEx w15:paraId="63A96B69" w15:done="0"/>
  <w15:commentEx w15:paraId="51A879DC" w15:paraIdParent="63A96B69" w15:done="0"/>
  <w15:commentEx w15:paraId="061DB472" w15:paraIdParent="63A96B69" w15:done="0"/>
  <w15:commentEx w15:paraId="626E98D4" w15:done="0"/>
  <w15:commentEx w15:paraId="758A7C8C" w15:done="0"/>
  <w15:commentEx w15:paraId="4DCA298B" w15:paraIdParent="758A7C8C" w15:done="0"/>
  <w15:commentEx w15:paraId="5CD90C28" w15:done="0"/>
  <w15:commentEx w15:paraId="5BA4CF5D" w15:paraIdParent="5CD90C28" w15:done="0"/>
  <w15:commentEx w15:paraId="0DB439C5" w15:done="0"/>
  <w15:commentEx w15:paraId="4D0A0A38" w15:paraIdParent="0DB439C5" w15:done="0"/>
  <w15:commentEx w15:paraId="14AA9698" w15:done="0"/>
  <w15:commentEx w15:paraId="6F60080D" w15:done="0"/>
  <w15:commentEx w15:paraId="55F87E24" w15:paraIdParent="6F60080D" w15:done="0"/>
  <w15:commentEx w15:paraId="5221DBD3" w15:done="0"/>
  <w15:commentEx w15:paraId="45DB93F8" w15:paraIdParent="5221DBD3" w15:done="0"/>
  <w15:commentEx w15:paraId="77FB064A" w15:done="0"/>
  <w15:commentEx w15:paraId="742D4083" w15:done="0"/>
  <w15:commentEx w15:paraId="0C175E59" w15:paraIdParent="742D408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958C30" w14:textId="77777777" w:rsidR="00056CE8" w:rsidRDefault="00056CE8">
      <w:pPr>
        <w:spacing w:after="0" w:line="240" w:lineRule="auto"/>
      </w:pPr>
      <w:r>
        <w:separator/>
      </w:r>
    </w:p>
  </w:endnote>
  <w:endnote w:type="continuationSeparator" w:id="0">
    <w:p w14:paraId="482150F2" w14:textId="77777777" w:rsidR="00056CE8" w:rsidRDefault="00056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DA004" w14:textId="5A6F47A7" w:rsidR="00AE74A3" w:rsidRDefault="00AE74A3">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E35C38">
      <w:rPr>
        <w:noProof/>
        <w:color w:val="000000"/>
      </w:rPr>
      <w:t>28</w:t>
    </w:r>
    <w:r>
      <w:rPr>
        <w:color w:val="000000"/>
      </w:rPr>
      <w:fldChar w:fldCharType="end"/>
    </w:r>
  </w:p>
  <w:tbl>
    <w:tblPr>
      <w:tblStyle w:val="a0"/>
      <w:tblW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
    </w:tblGrid>
    <w:tr w:rsidR="00AE74A3" w14:paraId="1D13DB7B" w14:textId="77777777">
      <w:trPr>
        <w:trHeight w:val="400"/>
      </w:trPr>
      <w:tc>
        <w:tcPr>
          <w:tcW w:w="403" w:type="dxa"/>
          <w:tcBorders>
            <w:top w:val="nil"/>
            <w:left w:val="nil"/>
            <w:bottom w:val="nil"/>
            <w:right w:val="nil"/>
          </w:tcBorders>
          <w:vAlign w:val="center"/>
        </w:tcPr>
        <w:p w14:paraId="77309011" w14:textId="3A849989" w:rsidR="00AE74A3" w:rsidRDefault="00AE74A3">
          <w:pPr>
            <w:pBdr>
              <w:top w:val="nil"/>
              <w:left w:val="nil"/>
              <w:bottom w:val="nil"/>
              <w:right w:val="nil"/>
              <w:between w:val="nil"/>
            </w:pBdr>
            <w:tabs>
              <w:tab w:val="center" w:pos="4680"/>
              <w:tab w:val="right" w:pos="9360"/>
            </w:tabs>
            <w:jc w:val="center"/>
            <w:rPr>
              <w:color w:val="FFFFFF"/>
              <w:sz w:val="16"/>
              <w:szCs w:val="16"/>
            </w:rPr>
          </w:pPr>
          <w:r>
            <w:rPr>
              <w:color w:val="FFFFFF"/>
              <w:sz w:val="16"/>
              <w:szCs w:val="16"/>
            </w:rPr>
            <w:fldChar w:fldCharType="begin"/>
          </w:r>
          <w:r>
            <w:rPr>
              <w:color w:val="FFFFFF"/>
              <w:sz w:val="16"/>
              <w:szCs w:val="16"/>
            </w:rPr>
            <w:instrText>PAGE</w:instrText>
          </w:r>
          <w:r>
            <w:rPr>
              <w:color w:val="FFFFFF"/>
              <w:sz w:val="16"/>
              <w:szCs w:val="16"/>
            </w:rPr>
            <w:fldChar w:fldCharType="separate"/>
          </w:r>
          <w:r w:rsidR="00E35C38">
            <w:rPr>
              <w:noProof/>
              <w:color w:val="FFFFFF"/>
              <w:sz w:val="16"/>
              <w:szCs w:val="16"/>
            </w:rPr>
            <w:t>28</w:t>
          </w:r>
          <w:r>
            <w:rPr>
              <w:color w:val="FFFFFF"/>
              <w:sz w:val="16"/>
              <w:szCs w:val="16"/>
            </w:rPr>
            <w:fldChar w:fldCharType="end"/>
          </w:r>
        </w:p>
      </w:tc>
    </w:tr>
  </w:tbl>
  <w:p w14:paraId="1DD7C88A" w14:textId="77777777" w:rsidR="00AE74A3" w:rsidRDefault="00AE74A3">
    <w:pP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61F8F3" w14:textId="77777777" w:rsidR="00AE74A3" w:rsidRDefault="00AE74A3">
    <w:pPr>
      <w:pBdr>
        <w:top w:val="nil"/>
        <w:left w:val="nil"/>
        <w:bottom w:val="nil"/>
        <w:right w:val="nil"/>
        <w:between w:val="nil"/>
      </w:pBdr>
      <w:tabs>
        <w:tab w:val="center" w:pos="4680"/>
        <w:tab w:val="right" w:pos="9360"/>
      </w:tabs>
      <w:rPr>
        <w:color w:val="000000"/>
      </w:rPr>
    </w:pPr>
    <w:r>
      <w:rPr>
        <w:color w:val="000000"/>
      </w:rPr>
      <w:t>Draft version 3.0</w:t>
    </w:r>
  </w:p>
  <w:p w14:paraId="639878BD" w14:textId="77777777" w:rsidR="00AE74A3" w:rsidRDefault="00AE74A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1C879" w14:textId="77777777" w:rsidR="00056CE8" w:rsidRDefault="00056CE8">
      <w:pPr>
        <w:spacing w:after="0" w:line="240" w:lineRule="auto"/>
      </w:pPr>
      <w:r>
        <w:separator/>
      </w:r>
    </w:p>
  </w:footnote>
  <w:footnote w:type="continuationSeparator" w:id="0">
    <w:p w14:paraId="2AE047E7" w14:textId="77777777" w:rsidR="00056CE8" w:rsidRDefault="00056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35E0C"/>
    <w:multiLevelType w:val="multilevel"/>
    <w:tmpl w:val="8A00C29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89354BF"/>
    <w:multiLevelType w:val="multilevel"/>
    <w:tmpl w:val="D31EAE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52A0308"/>
    <w:multiLevelType w:val="multilevel"/>
    <w:tmpl w:val="0896C584"/>
    <w:lvl w:ilvl="0">
      <w:start w:val="1"/>
      <w:numFmt w:val="bullet"/>
      <w:lvlText w:val="•"/>
      <w:lvlJc w:val="left"/>
      <w:pPr>
        <w:ind w:left="720" w:hanging="360"/>
      </w:pPr>
      <w:rPr>
        <w:rFonts w:ascii="Arial" w:eastAsia="Arial" w:hAnsi="Arial" w:cs="Arial"/>
        <w:vertAlign w:val="baseline"/>
      </w:rPr>
    </w:lvl>
    <w:lvl w:ilvl="1">
      <w:start w:val="23"/>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 w15:restartNumberingAfterBreak="0">
    <w:nsid w:val="6ABB5D50"/>
    <w:multiLevelType w:val="multilevel"/>
    <w:tmpl w:val="3BC42FC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num w:numId="1">
    <w:abstractNumId w:val="0"/>
  </w:num>
  <w:num w:numId="2">
    <w:abstractNumId w:val="2"/>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orris Baradza">
    <w15:presenceInfo w15:providerId="Windows Live" w15:userId="eccbc8401279e625"/>
  </w15:person>
  <w15:person w15:author="My Self">
    <w15:presenceInfo w15:providerId="AD" w15:userId="S-1-5-21-1207783550-2075000910-922709458-332744"/>
  </w15:person>
  <w15:person w15:author="Sharma, Swati (CDC/CGH/DGHT)">
    <w15:presenceInfo w15:providerId="AD" w15:userId="S-1-5-21-1207783550-2075000910-922709458-6233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4A4"/>
    <w:rsid w:val="000274E3"/>
    <w:rsid w:val="000561EE"/>
    <w:rsid w:val="00056CE8"/>
    <w:rsid w:val="00091746"/>
    <w:rsid w:val="000C1DC4"/>
    <w:rsid w:val="00104424"/>
    <w:rsid w:val="001208A9"/>
    <w:rsid w:val="001A13B2"/>
    <w:rsid w:val="001D5771"/>
    <w:rsid w:val="001F36FC"/>
    <w:rsid w:val="00211F30"/>
    <w:rsid w:val="00217FB7"/>
    <w:rsid w:val="00293AFF"/>
    <w:rsid w:val="002A5260"/>
    <w:rsid w:val="002F0C74"/>
    <w:rsid w:val="002F6C67"/>
    <w:rsid w:val="00374FD9"/>
    <w:rsid w:val="003D4C7E"/>
    <w:rsid w:val="003F0A4C"/>
    <w:rsid w:val="00411AD3"/>
    <w:rsid w:val="004503C2"/>
    <w:rsid w:val="004F5FC6"/>
    <w:rsid w:val="00574EDE"/>
    <w:rsid w:val="00587A87"/>
    <w:rsid w:val="00602ED6"/>
    <w:rsid w:val="006A7ACD"/>
    <w:rsid w:val="006F2959"/>
    <w:rsid w:val="00732A60"/>
    <w:rsid w:val="0078256A"/>
    <w:rsid w:val="00812682"/>
    <w:rsid w:val="00815534"/>
    <w:rsid w:val="00852DC0"/>
    <w:rsid w:val="008D7096"/>
    <w:rsid w:val="00903CA1"/>
    <w:rsid w:val="009D6E89"/>
    <w:rsid w:val="009F34B9"/>
    <w:rsid w:val="009F60A9"/>
    <w:rsid w:val="00AD79CC"/>
    <w:rsid w:val="00AE74A3"/>
    <w:rsid w:val="00B84205"/>
    <w:rsid w:val="00B91A55"/>
    <w:rsid w:val="00C00472"/>
    <w:rsid w:val="00C076D2"/>
    <w:rsid w:val="00C114A4"/>
    <w:rsid w:val="00C23845"/>
    <w:rsid w:val="00C44AE8"/>
    <w:rsid w:val="00C44B21"/>
    <w:rsid w:val="00C626CE"/>
    <w:rsid w:val="00CD3711"/>
    <w:rsid w:val="00D45CE6"/>
    <w:rsid w:val="00D82D38"/>
    <w:rsid w:val="00DB39E2"/>
    <w:rsid w:val="00E12AC8"/>
    <w:rsid w:val="00E35C38"/>
    <w:rsid w:val="00E62160"/>
    <w:rsid w:val="00E8769D"/>
    <w:rsid w:val="00E90A48"/>
    <w:rsid w:val="00E967A0"/>
    <w:rsid w:val="00EC329A"/>
    <w:rsid w:val="00EC7088"/>
    <w:rsid w:val="00EE6BFE"/>
    <w:rsid w:val="00F10666"/>
    <w:rsid w:val="00FD4CC7"/>
    <w:rsid w:val="00FF2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A10B"/>
  <w15:docId w15:val="{9E6F7C1C-2701-49F9-8254-93B7E156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b/>
      <w:sz w:val="32"/>
      <w:szCs w:val="32"/>
    </w:rPr>
  </w:style>
  <w:style w:type="paragraph" w:styleId="Heading2">
    <w:name w:val="heading 2"/>
    <w:basedOn w:val="Normal"/>
    <w:next w:val="Normal"/>
    <w:pPr>
      <w:keepNext/>
      <w:keepLines/>
      <w:widowControl w:val="0"/>
      <w:spacing w:before="40" w:after="0" w:line="276" w:lineRule="auto"/>
      <w:outlineLvl w:val="1"/>
    </w:pPr>
    <w:rPr>
      <w:color w:val="2E74B5"/>
      <w:sz w:val="26"/>
      <w:szCs w:val="26"/>
    </w:rPr>
  </w:style>
  <w:style w:type="paragraph" w:styleId="Heading3">
    <w:name w:val="heading 3"/>
    <w:basedOn w:val="Normal"/>
    <w:next w:val="Normal"/>
    <w:pPr>
      <w:keepNext/>
      <w:spacing w:before="240" w:after="60"/>
      <w:outlineLvl w:val="2"/>
    </w:pPr>
    <w:rPr>
      <w:b/>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spacing w:after="200" w:line="276" w:lineRule="auto"/>
    </w:pPr>
    <w:rPr>
      <w:rFonts w:ascii="Cambria" w:eastAsia="Cambria" w:hAnsi="Cambria" w:cs="Cambria"/>
      <w:i/>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52D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2DC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52DC0"/>
    <w:rPr>
      <w:b/>
      <w:bCs/>
    </w:rPr>
  </w:style>
  <w:style w:type="character" w:customStyle="1" w:styleId="CommentSubjectChar">
    <w:name w:val="Comment Subject Char"/>
    <w:basedOn w:val="CommentTextChar"/>
    <w:link w:val="CommentSubject"/>
    <w:uiPriority w:val="99"/>
    <w:semiHidden/>
    <w:rsid w:val="00852DC0"/>
    <w:rPr>
      <w:b/>
      <w:bCs/>
      <w:sz w:val="20"/>
      <w:szCs w:val="20"/>
    </w:rPr>
  </w:style>
  <w:style w:type="paragraph" w:styleId="TOC2">
    <w:name w:val="toc 2"/>
    <w:basedOn w:val="Normal"/>
    <w:next w:val="Normal"/>
    <w:autoRedefine/>
    <w:uiPriority w:val="39"/>
    <w:unhideWhenUsed/>
    <w:rsid w:val="00FD4CC7"/>
    <w:pPr>
      <w:spacing w:after="100"/>
      <w:ind w:left="220"/>
    </w:pPr>
  </w:style>
  <w:style w:type="paragraph" w:styleId="TOC1">
    <w:name w:val="toc 1"/>
    <w:basedOn w:val="Normal"/>
    <w:next w:val="Normal"/>
    <w:autoRedefine/>
    <w:uiPriority w:val="39"/>
    <w:unhideWhenUsed/>
    <w:rsid w:val="00FD4CC7"/>
    <w:pPr>
      <w:spacing w:after="100"/>
    </w:pPr>
  </w:style>
  <w:style w:type="paragraph" w:styleId="TOC3">
    <w:name w:val="toc 3"/>
    <w:basedOn w:val="Normal"/>
    <w:next w:val="Normal"/>
    <w:autoRedefine/>
    <w:uiPriority w:val="39"/>
    <w:unhideWhenUsed/>
    <w:rsid w:val="00FD4CC7"/>
    <w:pPr>
      <w:spacing w:after="100"/>
      <w:ind w:left="440"/>
    </w:pPr>
  </w:style>
  <w:style w:type="character" w:styleId="Hyperlink">
    <w:name w:val="Hyperlink"/>
    <w:basedOn w:val="DefaultParagraphFont"/>
    <w:uiPriority w:val="99"/>
    <w:unhideWhenUsed/>
    <w:rsid w:val="00FD4CC7"/>
    <w:rPr>
      <w:color w:val="0000FF" w:themeColor="hyperlink"/>
      <w:u w:val="single"/>
    </w:rPr>
  </w:style>
  <w:style w:type="paragraph" w:styleId="Header">
    <w:name w:val="header"/>
    <w:basedOn w:val="Normal"/>
    <w:link w:val="HeaderChar"/>
    <w:uiPriority w:val="99"/>
    <w:unhideWhenUsed/>
    <w:rsid w:val="004F5F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FC6"/>
  </w:style>
  <w:style w:type="paragraph" w:styleId="Footer">
    <w:name w:val="footer"/>
    <w:basedOn w:val="Normal"/>
    <w:link w:val="FooterChar"/>
    <w:uiPriority w:val="99"/>
    <w:unhideWhenUsed/>
    <w:rsid w:val="004F5F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theme" Target="theme/theme1.xml"/><Relationship Id="rId8" Type="http://schemas.microsoft.com/office/2011/relationships/commentsExtended" Target="commentsExtended.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645</TotalTime>
  <Pages>31</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Waters, Keith P. (CDC/CGH/DGHT)</dc:creator>
  <cp:lastModifiedBy>Morris Baradza</cp:lastModifiedBy>
  <cp:revision>36</cp:revision>
  <dcterms:created xsi:type="dcterms:W3CDTF">2018-05-21T14:20:00Z</dcterms:created>
  <dcterms:modified xsi:type="dcterms:W3CDTF">2018-05-23T13:47:00Z</dcterms:modified>
</cp:coreProperties>
</file>